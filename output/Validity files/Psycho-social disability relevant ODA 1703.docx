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FFF1F" w14:textId="729E7F14" w:rsidR="006B29F5" w:rsidRDefault="00224E66">
      <w:pPr>
        <w:spacing w:before="0" w:line="240" w:lineRule="auto"/>
        <w:rPr>
          <w:rFonts w:asciiTheme="majorHAnsi" w:eastAsiaTheme="majorEastAsia" w:hAnsiTheme="majorHAnsi" w:cstheme="majorBidi"/>
          <w:b/>
          <w:color w:val="E8443A" w:themeColor="text2"/>
          <w:sz w:val="60"/>
          <w:szCs w:val="32"/>
        </w:rPr>
      </w:pPr>
      <w:r w:rsidRPr="001C662A">
        <w:rPr>
          <w:noProof/>
        </w:rPr>
        <mc:AlternateContent>
          <mc:Choice Requires="wps">
            <w:drawing>
              <wp:anchor distT="0" distB="0" distL="114300" distR="114300" simplePos="0" relativeHeight="251658242" behindDoc="0" locked="0" layoutInCell="1" allowOverlap="1" wp14:anchorId="49C0F1F5" wp14:editId="6F4606CA">
                <wp:simplePos x="0" y="0"/>
                <wp:positionH relativeFrom="margin">
                  <wp:posOffset>1069104</wp:posOffset>
                </wp:positionH>
                <wp:positionV relativeFrom="paragraph">
                  <wp:posOffset>6096842</wp:posOffset>
                </wp:positionV>
                <wp:extent cx="4562475" cy="3051544"/>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4562475" cy="3051544"/>
                        </a:xfrm>
                        <a:prstGeom prst="rect">
                          <a:avLst/>
                        </a:prstGeom>
                        <a:noFill/>
                        <a:ln>
                          <a:noFill/>
                        </a:ln>
                        <a:effectLst/>
                      </wps:spPr>
                      <wps:txbx>
                        <w:txbxContent>
                          <w:p w14:paraId="51B15725" w14:textId="36A716A0" w:rsidR="001C662A" w:rsidRPr="001F552C" w:rsidRDefault="00605058" w:rsidP="001C662A">
                            <w:pPr>
                              <w:pStyle w:val="Reportsubtitle"/>
                              <w:rPr>
                                <w:sz w:val="24"/>
                                <w:szCs w:val="24"/>
                              </w:rPr>
                            </w:pPr>
                            <w:r>
                              <w:rPr>
                                <w:sz w:val="24"/>
                                <w:szCs w:val="24"/>
                              </w:rPr>
                              <w:t>March</w:t>
                            </w:r>
                            <w:r w:rsidR="00772BA7">
                              <w:rPr>
                                <w:sz w:val="24"/>
                                <w:szCs w:val="24"/>
                              </w:rPr>
                              <w:t xml:space="preserve"> 2021</w:t>
                            </w:r>
                          </w:p>
                          <w:p w14:paraId="3786B28C" w14:textId="77777777" w:rsidR="00772BA7" w:rsidRDefault="00772BA7" w:rsidP="00772BA7">
                            <w:pPr>
                              <w:pStyle w:val="Default"/>
                            </w:pPr>
                          </w:p>
                          <w:p w14:paraId="293099D1" w14:textId="65D513EA" w:rsidR="001C662A" w:rsidRPr="00772BA7" w:rsidRDefault="00772BA7" w:rsidP="00772BA7">
                            <w:pPr>
                              <w:pStyle w:val="Dateofpublication"/>
                              <w:rPr>
                                <w:b/>
                                <w:bCs w:val="0"/>
                                <w:sz w:val="64"/>
                                <w:szCs w:val="64"/>
                              </w:rPr>
                            </w:pPr>
                            <w:r>
                              <w:rPr>
                                <w:b/>
                                <w:bCs w:val="0"/>
                                <w:sz w:val="64"/>
                                <w:szCs w:val="64"/>
                              </w:rPr>
                              <w:t>I</w:t>
                            </w:r>
                            <w:r w:rsidRPr="00772BA7">
                              <w:rPr>
                                <w:b/>
                                <w:bCs w:val="0"/>
                                <w:sz w:val="64"/>
                                <w:szCs w:val="64"/>
                              </w:rPr>
                              <w:t xml:space="preserve">nclusive aid to support people with psycho-social </w:t>
                            </w:r>
                            <w:proofErr w:type="gramStart"/>
                            <w:r w:rsidRPr="00772BA7">
                              <w:rPr>
                                <w:b/>
                                <w:bCs w:val="0"/>
                                <w:sz w:val="64"/>
                                <w:szCs w:val="64"/>
                              </w:rPr>
                              <w:t>disabilities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9C0F1F5" id="_x0000_t202" coordsize="21600,21600" o:spt="202" path="m,l,21600r21600,l21600,xe">
                <v:stroke joinstyle="miter"/>
                <v:path gradientshapeok="t" o:connecttype="rect"/>
              </v:shapetype>
              <v:shape id="Text Box 6" o:spid="_x0000_s1026" type="#_x0000_t202" style="position:absolute;margin-left:84.2pt;margin-top:480.05pt;width:359.25pt;height:240.3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" filled="f" stroked="f">
                <v:textbox>
                  <w:txbxContent>
                    <w:p w14:paraId="51B15725" w14:textId="36A716A0" w:rsidR="001C662A" w:rsidRPr="001F552C" w:rsidRDefault="00605058" w:rsidP="001C662A">
                      <w:pPr>
                        <w:pStyle w:val="Reportsubtitle"/>
                        <w:rPr>
                          <w:sz w:val="24"/>
                          <w:szCs w:val="24"/>
                        </w:rPr>
                      </w:pPr>
                      <w:r>
                        <w:rPr>
                          <w:sz w:val="24"/>
                          <w:szCs w:val="24"/>
                        </w:rPr>
                        <w:t>March</w:t>
                      </w:r>
                      <w:r w:rsidR="00772BA7">
                        <w:rPr>
                          <w:sz w:val="24"/>
                          <w:szCs w:val="24"/>
                        </w:rPr>
                        <w:t xml:space="preserve"> 2021</w:t>
                      </w:r>
                    </w:p>
                    <w:p w14:paraId="3786B28C" w14:textId="77777777" w:rsidR="00772BA7" w:rsidRDefault="00772BA7" w:rsidP="00772BA7">
                      <w:pPr>
                        <w:pStyle w:val="Default"/>
                      </w:pPr>
                    </w:p>
                    <w:p w14:paraId="293099D1" w14:textId="65D513EA" w:rsidR="001C662A" w:rsidRPr="00772BA7" w:rsidRDefault="00772BA7" w:rsidP="00772BA7">
                      <w:pPr>
                        <w:pStyle w:val="Dateofpublication"/>
                        <w:rPr>
                          <w:b/>
                          <w:bCs w:val="0"/>
                          <w:sz w:val="64"/>
                          <w:szCs w:val="64"/>
                        </w:rPr>
                      </w:pPr>
                      <w:r>
                        <w:rPr>
                          <w:b/>
                          <w:bCs w:val="0"/>
                          <w:sz w:val="64"/>
                          <w:szCs w:val="64"/>
                        </w:rPr>
                        <w:t>I</w:t>
                      </w:r>
                      <w:r w:rsidRPr="00772BA7">
                        <w:rPr>
                          <w:b/>
                          <w:bCs w:val="0"/>
                          <w:sz w:val="64"/>
                          <w:szCs w:val="64"/>
                        </w:rPr>
                        <w:t xml:space="preserve">nclusive aid to support people with psycho-social </w:t>
                      </w:r>
                      <w:proofErr w:type="gramStart"/>
                      <w:r w:rsidRPr="00772BA7">
                        <w:rPr>
                          <w:b/>
                          <w:bCs w:val="0"/>
                          <w:sz w:val="64"/>
                          <w:szCs w:val="64"/>
                        </w:rPr>
                        <w:t>disabilities</w:t>
                      </w:r>
                      <w:proofErr w:type="gramEnd"/>
                    </w:p>
                  </w:txbxContent>
                </v:textbox>
                <w10:wrap anchorx="margin"/>
              </v:shape>
            </w:pict>
          </mc:Fallback>
        </mc:AlternateContent>
      </w:r>
      <w:r w:rsidR="00557277" w:rsidRPr="001C662A">
        <w:rPr>
          <w:noProof/>
        </w:rPr>
        <w:drawing>
          <wp:anchor distT="0" distB="0" distL="114300" distR="114300" simplePos="0" relativeHeight="251658241" behindDoc="0" locked="0" layoutInCell="1" allowOverlap="1" wp14:anchorId="33C4D40E" wp14:editId="539AD246">
            <wp:simplePos x="0" y="0"/>
            <wp:positionH relativeFrom="page">
              <wp:posOffset>2832100</wp:posOffset>
            </wp:positionH>
            <wp:positionV relativeFrom="margin">
              <wp:posOffset>-367665</wp:posOffset>
            </wp:positionV>
            <wp:extent cx="1892300" cy="355600"/>
            <wp:effectExtent l="0" t="0" r="0" b="6350"/>
            <wp:wrapSquare wrapText="bothSides"/>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8"/>
                    <a:srcRect/>
                    <a:stretch>
                      <a:fillRect/>
                    </a:stretch>
                  </pic:blipFill>
                  <pic:spPr bwMode="auto">
                    <a:xfrm>
                      <a:off x="0" y="0"/>
                      <a:ext cx="1892300" cy="355600"/>
                    </a:xfrm>
                    <a:prstGeom prst="rect">
                      <a:avLst/>
                    </a:prstGeom>
                    <a:noFill/>
                    <a:ln w="9525">
                      <a:noFill/>
                      <a:miter lim="800000"/>
                      <a:headEnd/>
                      <a:tailEnd/>
                    </a:ln>
                  </pic:spPr>
                </pic:pic>
              </a:graphicData>
            </a:graphic>
          </wp:anchor>
        </w:drawing>
      </w:r>
      <w:r w:rsidR="001C662A" w:rsidRPr="001C662A">
        <w:rPr>
          <w:noProof/>
        </w:rPr>
        <w:drawing>
          <wp:anchor distT="0" distB="0" distL="114300" distR="114300" simplePos="0" relativeHeight="251658240" behindDoc="0" locked="0" layoutInCell="1" allowOverlap="1" wp14:anchorId="6630E255" wp14:editId="5CFB3E96">
            <wp:simplePos x="0" y="0"/>
            <wp:positionH relativeFrom="page">
              <wp:posOffset>-83820</wp:posOffset>
            </wp:positionH>
            <wp:positionV relativeFrom="paragraph">
              <wp:posOffset>-1066800</wp:posOffset>
            </wp:positionV>
            <wp:extent cx="7635240" cy="1093470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7635240" cy="10934700"/>
                    </a:xfrm>
                    <a:prstGeom prst="rect">
                      <a:avLst/>
                    </a:prstGeom>
                  </pic:spPr>
                </pic:pic>
              </a:graphicData>
            </a:graphic>
            <wp14:sizeRelV relativeFrom="margin">
              <wp14:pctHeight>0</wp14:pctHeight>
            </wp14:sizeRelV>
          </wp:anchor>
        </w:drawing>
      </w:r>
      <w:r w:rsidR="006B29F5">
        <w:br w:type="page"/>
      </w:r>
    </w:p>
    <w:p w14:paraId="70AB535D" w14:textId="1031679F" w:rsidR="009C7860" w:rsidRDefault="009C7860" w:rsidP="00556B73">
      <w:pPr>
        <w:pStyle w:val="Heading2"/>
      </w:pPr>
      <w:r>
        <w:lastRenderedPageBreak/>
        <w:t>Introduction</w:t>
      </w:r>
    </w:p>
    <w:p w14:paraId="5260F60F" w14:textId="577EC630" w:rsidR="00224E66" w:rsidRPr="00224E66" w:rsidRDefault="00224E66" w:rsidP="00224E66">
      <w:pPr>
        <w:pStyle w:val="Heading2"/>
        <w:spacing w:line="276" w:lineRule="auto"/>
        <w:rPr>
          <w:rFonts w:asciiTheme="minorHAnsi" w:eastAsiaTheme="minorEastAsia" w:hAnsiTheme="minorHAnsi" w:cstheme="minorBidi"/>
          <w:b w:val="0"/>
          <w:bCs w:val="0"/>
          <w:color w:val="453F43" w:themeColor="background2"/>
          <w:sz w:val="20"/>
          <w:szCs w:val="24"/>
        </w:rPr>
      </w:pPr>
      <w:r w:rsidRPr="00224E66">
        <w:rPr>
          <w:rFonts w:asciiTheme="minorHAnsi" w:eastAsiaTheme="minorEastAsia" w:hAnsiTheme="minorHAnsi" w:cstheme="minorBidi"/>
          <w:b w:val="0"/>
          <w:bCs w:val="0"/>
          <w:color w:val="453F43" w:themeColor="background2"/>
          <w:sz w:val="20"/>
          <w:szCs w:val="24"/>
        </w:rPr>
        <w:t>The objective of th</w:t>
      </w:r>
      <w:r>
        <w:rPr>
          <w:rFonts w:asciiTheme="minorHAnsi" w:eastAsiaTheme="minorEastAsia" w:hAnsiTheme="minorHAnsi" w:cstheme="minorBidi"/>
          <w:b w:val="0"/>
          <w:bCs w:val="0"/>
          <w:color w:val="453F43" w:themeColor="background2"/>
          <w:sz w:val="20"/>
          <w:szCs w:val="24"/>
        </w:rPr>
        <w:t>is project</w:t>
      </w:r>
      <w:r w:rsidRPr="00224E66">
        <w:rPr>
          <w:rFonts w:asciiTheme="minorHAnsi" w:eastAsiaTheme="minorEastAsia" w:hAnsiTheme="minorHAnsi" w:cstheme="minorBidi"/>
          <w:b w:val="0"/>
          <w:bCs w:val="0"/>
          <w:color w:val="453F43" w:themeColor="background2"/>
          <w:sz w:val="20"/>
          <w:szCs w:val="24"/>
        </w:rPr>
        <w:t xml:space="preserve"> is to identify how much official development assistance (ODA or aid) goes to Kenya, Uganda and Zambia; how much of this aid is disability relevant and disability inclusive (</w:t>
      </w:r>
      <w:proofErr w:type="gramStart"/>
      <w:r w:rsidRPr="00224E66">
        <w:rPr>
          <w:rFonts w:asciiTheme="minorHAnsi" w:eastAsiaTheme="minorEastAsia" w:hAnsiTheme="minorHAnsi" w:cstheme="minorBidi"/>
          <w:b w:val="0"/>
          <w:bCs w:val="0"/>
          <w:color w:val="453F43" w:themeColor="background2"/>
          <w:sz w:val="20"/>
          <w:szCs w:val="24"/>
        </w:rPr>
        <w:t>e.g.</w:t>
      </w:r>
      <w:proofErr w:type="gramEnd"/>
      <w:r w:rsidRPr="00224E66">
        <w:rPr>
          <w:rFonts w:asciiTheme="minorHAnsi" w:eastAsiaTheme="minorEastAsia" w:hAnsiTheme="minorHAnsi" w:cstheme="minorBidi"/>
          <w:b w:val="0"/>
          <w:bCs w:val="0"/>
          <w:color w:val="453F43" w:themeColor="background2"/>
          <w:sz w:val="20"/>
          <w:szCs w:val="24"/>
        </w:rPr>
        <w:t xml:space="preserve"> CRPD complaint) and how much goes to psycho-social disability projects globally by what donors and through which implementing partners with a particular focus on Kenya, Uganda and Zambia. The data and analysis will inform an advocacy paper Validity is planning to publish in May 2021.</w:t>
      </w:r>
    </w:p>
    <w:p w14:paraId="43E6866C" w14:textId="356C33D9" w:rsidR="001A2412" w:rsidRDefault="00224E66" w:rsidP="00BF76B9">
      <w:bookmarkStart w:id="0" w:name="_Hlk39734949"/>
      <w:r>
        <w:t xml:space="preserve">In 2019, </w:t>
      </w:r>
      <w:r w:rsidR="00BF76B9">
        <w:t xml:space="preserve">Development Initiatives (DI) </w:t>
      </w:r>
      <w:r>
        <w:t xml:space="preserve">created a </w:t>
      </w:r>
      <w:r w:rsidR="00BF76B9">
        <w:t>keyword search methodology</w:t>
      </w:r>
      <w:r>
        <w:t xml:space="preserve"> </w:t>
      </w:r>
      <w:r w:rsidR="001A2412">
        <w:t>which examined</w:t>
      </w:r>
      <w:r w:rsidR="00BF76B9">
        <w:t xml:space="preserve"> records from the Creditor Reporting System (CRS) for projects which contained titles or descriptions which indicated that the purpose was relevant to individuals with disabilities</w:t>
      </w:r>
      <w:r w:rsidR="001A2412">
        <w:t xml:space="preserve"> up to and including 2017</w:t>
      </w:r>
      <w:r w:rsidR="00BF76B9">
        <w:t>.</w:t>
      </w:r>
      <w:r>
        <w:rPr>
          <w:rStyle w:val="EndnoteReference"/>
        </w:rPr>
        <w:endnoteReference w:id="2"/>
      </w:r>
      <w:r w:rsidR="001A2412">
        <w:t xml:space="preserve"> </w:t>
      </w:r>
      <w:r w:rsidR="00BF76B9">
        <w:t xml:space="preserve">In February 2020, the OECD DAC released the 2018 compendium of international aid in the CRS. This release of the CRS contains a new marker for the ‘inclusion and empowerment for people with </w:t>
      </w:r>
      <w:proofErr w:type="gramStart"/>
      <w:r w:rsidR="00BF76B9">
        <w:t>disabilities’</w:t>
      </w:r>
      <w:proofErr w:type="gramEnd"/>
      <w:r w:rsidR="00BF76B9">
        <w:t>.</w:t>
      </w:r>
      <w:r w:rsidR="00423163">
        <w:rPr>
          <w:rStyle w:val="EndnoteReference"/>
        </w:rPr>
        <w:endnoteReference w:id="3"/>
      </w:r>
      <w:r w:rsidR="00423163">
        <w:t xml:space="preserve"> </w:t>
      </w:r>
      <w:r w:rsidR="00BF76B9">
        <w:t xml:space="preserve">The marker asks donors to indicate whether individual projects are one of </w:t>
      </w:r>
      <w:commentRangeStart w:id="1"/>
      <w:commentRangeStart w:id="2"/>
      <w:commentRangeStart w:id="3"/>
      <w:r w:rsidR="00BF76B9">
        <w:t>‘principally’, ‘significantly’ or ‘non-targeted’</w:t>
      </w:r>
      <w:commentRangeEnd w:id="1"/>
      <w:r>
        <w:rPr>
          <w:rStyle w:val="CommentReference"/>
        </w:rPr>
        <w:commentReference w:id="1"/>
      </w:r>
      <w:commentRangeEnd w:id="2"/>
      <w:r w:rsidR="00F54466">
        <w:rPr>
          <w:rStyle w:val="CommentReference"/>
        </w:rPr>
        <w:commentReference w:id="2"/>
      </w:r>
      <w:commentRangeEnd w:id="3"/>
      <w:r>
        <w:rPr>
          <w:rStyle w:val="CommentReference"/>
        </w:rPr>
        <w:commentReference w:id="3"/>
      </w:r>
      <w:r w:rsidR="00BF76B9">
        <w:t xml:space="preserve"> for the purpose of the inclusion and empowerment of people with disabilities, much in the same way that previous project markers function—such as the gender empowerment marker, or the Rio markers.</w:t>
      </w:r>
      <w:r w:rsidR="001A2412">
        <w:t xml:space="preserve"> </w:t>
      </w:r>
      <w:ins w:id="4" w:author="Dean Breed" w:date="2021-03-16T08:54:00Z">
        <w:r w:rsidR="008A4B4B">
          <w:t xml:space="preserve">Projects classed as </w:t>
        </w:r>
      </w:ins>
      <w:ins w:id="5" w:author="Dean Breed" w:date="2021-03-16T08:53:00Z">
        <w:r w:rsidR="00BA4129">
          <w:t xml:space="preserve">‘principal’ </w:t>
        </w:r>
      </w:ins>
      <w:ins w:id="6" w:author="Dean Breed" w:date="2021-03-16T08:54:00Z">
        <w:r w:rsidR="008A4B4B">
          <w:t xml:space="preserve">are </w:t>
        </w:r>
      </w:ins>
      <w:ins w:id="7" w:author="Dean Breed" w:date="2021-03-16T08:53:00Z">
        <w:r w:rsidR="00BA4129">
          <w:t>projects with a primary and direct aim relevant to persons with disabilities</w:t>
        </w:r>
      </w:ins>
      <w:ins w:id="8" w:author="Dean Breed" w:date="2021-03-16T08:54:00Z">
        <w:r w:rsidR="008A4B4B">
          <w:t xml:space="preserve"> and</w:t>
        </w:r>
      </w:ins>
      <w:ins w:id="9" w:author="Dean Breed" w:date="2021-03-16T08:53:00Z">
        <w:r w:rsidR="00BA4129">
          <w:t xml:space="preserve"> ‘significant’ </w:t>
        </w:r>
      </w:ins>
      <w:ins w:id="10" w:author="Dean Breed" w:date="2021-03-16T08:54:00Z">
        <w:r w:rsidR="008A4B4B">
          <w:t>are</w:t>
        </w:r>
      </w:ins>
      <w:ins w:id="11" w:author="Dean Breed" w:date="2021-03-16T08:53:00Z">
        <w:r w:rsidR="00BA4129">
          <w:t xml:space="preserve"> projects with a partial but still direct aim relevant to persons with disabilities. </w:t>
        </w:r>
      </w:ins>
    </w:p>
    <w:p w14:paraId="6B094848" w14:textId="19387EA7" w:rsidR="00BF76B9" w:rsidRDefault="00BF76B9" w:rsidP="00BF76B9">
      <w:r>
        <w:t>This p</w:t>
      </w:r>
      <w:r w:rsidR="001A2412">
        <w:t>roject</w:t>
      </w:r>
      <w:r>
        <w:t xml:space="preserve"> </w:t>
      </w:r>
      <w:commentRangeStart w:id="12"/>
      <w:r w:rsidR="001A2412">
        <w:t>will</w:t>
      </w:r>
      <w:r>
        <w:t xml:space="preserve"> </w:t>
      </w:r>
      <w:r w:rsidR="00423163">
        <w:t>combine</w:t>
      </w:r>
      <w:commentRangeEnd w:id="12"/>
      <w:r>
        <w:rPr>
          <w:rStyle w:val="CommentReference"/>
        </w:rPr>
        <w:commentReference w:id="12"/>
      </w:r>
      <w:r w:rsidR="00423163">
        <w:t xml:space="preserve"> analysis of the DAC’s new disability marker and a </w:t>
      </w:r>
      <w:r>
        <w:t>revised keyword methodology</w:t>
      </w:r>
      <w:r w:rsidR="001A2412">
        <w:t xml:space="preserve"> to quantify overall ODA, disability-relevant </w:t>
      </w:r>
      <w:del w:id="13" w:author="Dean Breed" w:date="2021-03-16T10:05:00Z">
        <w:r w:rsidR="001A2412" w:rsidDel="00B76959">
          <w:delText xml:space="preserve">and inclusive </w:delText>
        </w:r>
      </w:del>
      <w:r w:rsidR="001A2412">
        <w:t xml:space="preserve">ODA, and ODA relevant to persons with psycho-social disabilities in Kenya, </w:t>
      </w:r>
      <w:proofErr w:type="gramStart"/>
      <w:r w:rsidR="001A2412">
        <w:t>Uganda</w:t>
      </w:r>
      <w:proofErr w:type="gramEnd"/>
      <w:r w:rsidR="001A2412">
        <w:t xml:space="preserve"> and Zambia.</w:t>
      </w:r>
      <w:r w:rsidR="00657489">
        <w:t xml:space="preserve"> This analysis </w:t>
      </w:r>
      <w:commentRangeStart w:id="14"/>
      <w:del w:id="15" w:author="Dean Breed" w:date="2021-03-16T10:06:00Z">
        <w:r w:rsidR="00657489" w:rsidDel="00F54466">
          <w:delText>will use</w:delText>
        </w:r>
        <w:commentRangeEnd w:id="14"/>
        <w:r w:rsidDel="00F54466">
          <w:rPr>
            <w:rStyle w:val="CommentReference"/>
          </w:rPr>
          <w:commentReference w:id="14"/>
        </w:r>
      </w:del>
      <w:ins w:id="16" w:author="Dean Breed" w:date="2021-03-16T10:06:00Z">
        <w:r w:rsidR="00F54466">
          <w:t>used</w:t>
        </w:r>
      </w:ins>
      <w:r w:rsidR="00657489">
        <w:t xml:space="preserve"> the OECD DAC data for</w:t>
      </w:r>
      <w:ins w:id="17" w:author="Dean Breed" w:date="2021-03-16T10:06:00Z">
        <w:r w:rsidR="00F54466">
          <w:t xml:space="preserve"> the per</w:t>
        </w:r>
      </w:ins>
      <w:ins w:id="18" w:author="Dean Breed" w:date="2021-03-16T10:07:00Z">
        <w:r w:rsidR="00F54466">
          <w:t xml:space="preserve">iod </w:t>
        </w:r>
      </w:ins>
      <w:del w:id="19" w:author="Dean Breed" w:date="2021-03-16T10:07:00Z">
        <w:r w:rsidR="00657489" w:rsidDel="00F54466">
          <w:delText xml:space="preserve"> </w:delText>
        </w:r>
      </w:del>
      <w:ins w:id="20" w:author="Dean Breed" w:date="2021-03-16T10:07:00Z">
        <w:r w:rsidR="00F54466">
          <w:t>2015-</w:t>
        </w:r>
      </w:ins>
      <w:r w:rsidR="00657489">
        <w:t>2019</w:t>
      </w:r>
      <w:r w:rsidR="00DC16AA">
        <w:t>.</w:t>
      </w:r>
    </w:p>
    <w:bookmarkEnd w:id="0"/>
    <w:p w14:paraId="3222C17B" w14:textId="7CFBBE26" w:rsidR="00605058" w:rsidRDefault="00912E4A" w:rsidP="00605058">
      <w:pPr>
        <w:pStyle w:val="Heading2"/>
      </w:pPr>
      <w:r>
        <w:br w:type="page"/>
      </w:r>
      <w:r w:rsidR="00605058">
        <w:lastRenderedPageBreak/>
        <w:t xml:space="preserve">Overall aid to </w:t>
      </w:r>
      <w:r w:rsidR="00605058" w:rsidRPr="00605058">
        <w:t xml:space="preserve">Kenya, </w:t>
      </w:r>
      <w:proofErr w:type="gramStart"/>
      <w:r w:rsidR="00605058" w:rsidRPr="00605058">
        <w:t>Uganda</w:t>
      </w:r>
      <w:proofErr w:type="gramEnd"/>
      <w:r w:rsidR="00605058" w:rsidRPr="00605058">
        <w:t xml:space="preserve"> and Zambia</w:t>
      </w:r>
    </w:p>
    <w:p w14:paraId="32370E43" w14:textId="6AB4F0F5" w:rsidR="00F21FDB" w:rsidRDefault="00DC16AA" w:rsidP="00605058">
      <w:r>
        <w:t>First,</w:t>
      </w:r>
      <w:r w:rsidR="00744881">
        <w:t xml:space="preserve"> we identify the amount of ODA going to </w:t>
      </w:r>
      <w:r w:rsidR="00744881" w:rsidRPr="00744881">
        <w:t xml:space="preserve">Kenya, </w:t>
      </w:r>
      <w:proofErr w:type="gramStart"/>
      <w:r w:rsidR="00744881" w:rsidRPr="00744881">
        <w:t>Uganda</w:t>
      </w:r>
      <w:proofErr w:type="gramEnd"/>
      <w:r w:rsidR="00744881" w:rsidRPr="00744881">
        <w:t xml:space="preserve"> and Zambia</w:t>
      </w:r>
      <w:r w:rsidR="00744881">
        <w:t>. To this end,</w:t>
      </w:r>
      <w:r>
        <w:t xml:space="preserve"> the OECD DAC CRS (Creditor Reporter System) database is used to quantify overall aid disbursements to </w:t>
      </w:r>
      <w:r w:rsidR="00744881">
        <w:t>the focus countries</w:t>
      </w:r>
      <w:r>
        <w:t>. All activities from all donors are included, irrespective of whether they are disability-relevant or not.</w:t>
      </w:r>
    </w:p>
    <w:p w14:paraId="1A710B58" w14:textId="57FE169A" w:rsidR="00605058" w:rsidRDefault="00605058" w:rsidP="00605058">
      <w:pPr>
        <w:pStyle w:val="FigureTitle"/>
      </w:pPr>
      <w:r>
        <w:t xml:space="preserve">Figure 1: Overall aid </w:t>
      </w:r>
      <w:r w:rsidR="00F21FDB">
        <w:t xml:space="preserve">to Kenya, </w:t>
      </w:r>
      <w:proofErr w:type="gramStart"/>
      <w:r w:rsidR="00F21FDB">
        <w:t>Uganda</w:t>
      </w:r>
      <w:proofErr w:type="gramEnd"/>
      <w:r w:rsidR="00F21FDB">
        <w:t xml:space="preserve"> and Zambia, 2015-2019</w:t>
      </w:r>
    </w:p>
    <w:p w14:paraId="7DCCE909" w14:textId="5E618FE2" w:rsidR="00605058" w:rsidRDefault="00F21FDB" w:rsidP="00605058">
      <w:r>
        <w:rPr>
          <w:noProof/>
        </w:rPr>
        <w:drawing>
          <wp:inline distT="0" distB="0" distL="0" distR="0" wp14:anchorId="5FD9C610" wp14:editId="40904268">
            <wp:extent cx="4552950" cy="3145631"/>
            <wp:effectExtent l="0" t="0" r="0" b="17145"/>
            <wp:docPr id="1" name="Chart 1">
              <a:extLst xmlns:a="http://schemas.openxmlformats.org/drawingml/2006/main">
                <a:ext uri="{FF2B5EF4-FFF2-40B4-BE49-F238E27FC236}">
                  <a16:creationId xmlns:a16="http://schemas.microsoft.com/office/drawing/2014/main" id="{B360F673-C5E7-4736-BFFA-4A0D6607B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914F5B5" w14:textId="77777777" w:rsidR="00605058" w:rsidRDefault="00605058" w:rsidP="00605058">
      <w:pPr>
        <w:pStyle w:val="Source"/>
      </w:pPr>
      <w:r>
        <w:t xml:space="preserve">Source: Development Initiatives based on OECD DAC CRS. </w:t>
      </w:r>
    </w:p>
    <w:p w14:paraId="1CDD84A4" w14:textId="39ECE82A" w:rsidR="00ED4DD3" w:rsidRDefault="00ED4DD3" w:rsidP="00605058">
      <w:r>
        <w:t>Overall disbursements from donors to</w:t>
      </w:r>
      <w:ins w:id="21" w:author="Dean Breed" w:date="2021-03-16T08:41:00Z">
        <w:r w:rsidR="0028563F">
          <w:t xml:space="preserve"> all</w:t>
        </w:r>
      </w:ins>
      <w:r>
        <w:t xml:space="preserve"> </w:t>
      </w:r>
      <w:commentRangeStart w:id="22"/>
      <w:commentRangeStart w:id="23"/>
      <w:commentRangeStart w:id="24"/>
      <w:commentRangeStart w:id="25"/>
      <w:r>
        <w:t>developing countries</w:t>
      </w:r>
      <w:commentRangeEnd w:id="22"/>
      <w:r>
        <w:rPr>
          <w:rStyle w:val="CommentReference"/>
        </w:rPr>
        <w:commentReference w:id="22"/>
      </w:r>
      <w:commentRangeEnd w:id="23"/>
      <w:r w:rsidR="0028563F">
        <w:rPr>
          <w:rStyle w:val="CommentReference"/>
        </w:rPr>
        <w:commentReference w:id="23"/>
      </w:r>
      <w:commentRangeEnd w:id="24"/>
      <w:r>
        <w:rPr>
          <w:rStyle w:val="CommentReference"/>
        </w:rPr>
        <w:commentReference w:id="24"/>
      </w:r>
      <w:commentRangeEnd w:id="25"/>
      <w:r w:rsidR="00766678">
        <w:rPr>
          <w:rStyle w:val="CommentReference"/>
        </w:rPr>
        <w:commentReference w:id="25"/>
      </w:r>
      <w:ins w:id="26" w:author="Dean Breed" w:date="2021-03-16T10:03:00Z">
        <w:r w:rsidR="00766678">
          <w:rPr>
            <w:rStyle w:val="EndnoteReference"/>
          </w:rPr>
          <w:endnoteReference w:id="4"/>
        </w:r>
      </w:ins>
      <w:r>
        <w:t xml:space="preserve"> </w:t>
      </w:r>
      <w:ins w:id="32" w:author="Dean Breed" w:date="2021-03-16T08:41:00Z">
        <w:r w:rsidR="0028563F">
          <w:t xml:space="preserve">globally </w:t>
        </w:r>
      </w:ins>
      <w:r>
        <w:t xml:space="preserve">have increased slightly across the </w:t>
      </w:r>
      <w:commentRangeStart w:id="33"/>
      <w:commentRangeStart w:id="34"/>
      <w:commentRangeStart w:id="35"/>
      <w:r>
        <w:t>period from 2015-2019, and most notably between 2015 and 2016. In 2015, US$177.3bn was disbursed compared to US$200.7bn in 2019, equivalent to a 13% increase.</w:t>
      </w:r>
      <w:commentRangeEnd w:id="33"/>
      <w:r>
        <w:rPr>
          <w:rStyle w:val="CommentReference"/>
        </w:rPr>
        <w:commentReference w:id="33"/>
      </w:r>
      <w:commentRangeEnd w:id="34"/>
      <w:r w:rsidR="0028563F">
        <w:rPr>
          <w:rStyle w:val="CommentReference"/>
        </w:rPr>
        <w:commentReference w:id="34"/>
      </w:r>
      <w:commentRangeEnd w:id="35"/>
      <w:r>
        <w:rPr>
          <w:rStyle w:val="CommentReference"/>
        </w:rPr>
        <w:commentReference w:id="35"/>
      </w:r>
      <w:r>
        <w:t xml:space="preserve"> This increase has not been observed equally across recipient countries, </w:t>
      </w:r>
      <w:r w:rsidR="006A62A4">
        <w:t>channels,</w:t>
      </w:r>
      <w:r>
        <w:t xml:space="preserve"> or </w:t>
      </w:r>
      <w:r w:rsidR="006A62A4">
        <w:t xml:space="preserve">project </w:t>
      </w:r>
      <w:r>
        <w:t>objectives.</w:t>
      </w:r>
    </w:p>
    <w:p w14:paraId="61371E29" w14:textId="39B46159" w:rsidR="00DC16AA" w:rsidRDefault="00DC16AA" w:rsidP="00605058">
      <w:r>
        <w:t xml:space="preserve">Between 2015 and 2019, disbursements to Kenya, </w:t>
      </w:r>
      <w:proofErr w:type="gramStart"/>
      <w:r>
        <w:t>Uganda</w:t>
      </w:r>
      <w:proofErr w:type="gramEnd"/>
      <w:r>
        <w:t xml:space="preserve"> and Zambia, the three focus countries, have increased from $U5.8bn to $US7.3bn, equivalent to a 27% increase</w:t>
      </w:r>
      <w:r w:rsidR="006A62A4">
        <w:t>, 14 percentage points greater than the global increase. Notably, however,</w:t>
      </w:r>
      <w:r>
        <w:t xml:space="preserve"> this increase has not been observed equally. Despite Kenya and Uganda seeing increases in the region of 30%, Zambia has only seen an 11% increase across the period, with consistent decreases since 2017. In volume terms, disbursements to </w:t>
      </w:r>
      <w:commentRangeStart w:id="36"/>
      <w:commentRangeStart w:id="37"/>
      <w:commentRangeStart w:id="38"/>
      <w:r>
        <w:t>Kenya have increased by $US0.9bn across the period</w:t>
      </w:r>
      <w:commentRangeEnd w:id="36"/>
      <w:r>
        <w:rPr>
          <w:rStyle w:val="CommentReference"/>
        </w:rPr>
        <w:commentReference w:id="36"/>
      </w:r>
      <w:commentRangeEnd w:id="37"/>
      <w:r w:rsidR="002E6E0E">
        <w:rPr>
          <w:rStyle w:val="CommentReference"/>
        </w:rPr>
        <w:commentReference w:id="37"/>
      </w:r>
      <w:commentRangeEnd w:id="38"/>
      <w:r>
        <w:rPr>
          <w:rStyle w:val="CommentReference"/>
        </w:rPr>
        <w:commentReference w:id="38"/>
      </w:r>
      <w:r>
        <w:t>, compared to an increase of $0.5bn in Uganda and $US0.1bn in Zambia.</w:t>
      </w:r>
      <w:ins w:id="39" w:author="Dean Breed" w:date="2021-03-16T09:34:00Z">
        <w:r w:rsidR="003D3E2F">
          <w:t xml:space="preserve"> </w:t>
        </w:r>
      </w:ins>
      <w:ins w:id="40" w:author="Dean Breed" w:date="2021-03-16T09:36:00Z">
        <w:r w:rsidR="00736BEB">
          <w:t>In</w:t>
        </w:r>
      </w:ins>
      <w:ins w:id="41" w:author="Dean Breed" w:date="2021-03-16T09:35:00Z">
        <w:r w:rsidR="005D1A44">
          <w:t xml:space="preserve"> Kenya, ODA grant disbursements have decreased by 10</w:t>
        </w:r>
        <w:r w:rsidR="00736BEB">
          <w:t xml:space="preserve">% and ODA loan disbursements have almost doubled across </w:t>
        </w:r>
      </w:ins>
      <w:ins w:id="42" w:author="Dean Breed" w:date="2021-03-16T09:36:00Z">
        <w:r w:rsidR="00736BEB">
          <w:t>the period.</w:t>
        </w:r>
      </w:ins>
    </w:p>
    <w:p w14:paraId="133C4FF9" w14:textId="3D1F91D7" w:rsidR="00DC16AA" w:rsidRDefault="00DC16AA" w:rsidP="00363429">
      <w:pPr>
        <w:pStyle w:val="FigureTitle"/>
      </w:pPr>
      <w:r>
        <w:lastRenderedPageBreak/>
        <w:t xml:space="preserve">Figure 2: </w:t>
      </w:r>
      <w:r w:rsidR="000D70DC">
        <w:rPr>
          <w:noProof/>
        </w:rPr>
        <w:t xml:space="preserve">Top donors to </w:t>
      </w:r>
      <w:r w:rsidR="000D70DC">
        <w:t xml:space="preserve">Kenya, </w:t>
      </w:r>
      <w:proofErr w:type="gramStart"/>
      <w:r w:rsidR="000D70DC">
        <w:t>Uganda</w:t>
      </w:r>
      <w:proofErr w:type="gramEnd"/>
      <w:r w:rsidR="000D70DC">
        <w:t xml:space="preserve"> and Zambia, 2015-2019</w:t>
      </w:r>
    </w:p>
    <w:p w14:paraId="7F2AC935" w14:textId="34F1E42E" w:rsidR="00363429" w:rsidRPr="00363429" w:rsidRDefault="001A51A7" w:rsidP="00363429">
      <w:r>
        <w:rPr>
          <w:noProof/>
        </w:rPr>
        <w:drawing>
          <wp:inline distT="0" distB="0" distL="0" distR="0" wp14:anchorId="3ECB97A5" wp14:editId="47D79F3F">
            <wp:extent cx="5036186" cy="215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036186" cy="2158365"/>
                    </a:xfrm>
                    <a:prstGeom prst="rect">
                      <a:avLst/>
                    </a:prstGeom>
                  </pic:spPr>
                </pic:pic>
              </a:graphicData>
            </a:graphic>
          </wp:inline>
        </w:drawing>
      </w:r>
    </w:p>
    <w:p w14:paraId="0BD4B729" w14:textId="4B3D6DD1" w:rsidR="00DC16AA" w:rsidRDefault="00DC16AA" w:rsidP="00DC16AA">
      <w:pPr>
        <w:pStyle w:val="Source"/>
      </w:pPr>
      <w:r>
        <w:t xml:space="preserve">Source: Development Initiatives based on OECD DAC CRS. </w:t>
      </w:r>
    </w:p>
    <w:p w14:paraId="2C4679EA" w14:textId="562AB95B" w:rsidR="00DC16AA" w:rsidRDefault="000D70DC" w:rsidP="00605058">
      <w:r>
        <w:t xml:space="preserve">In the period, the United States was the largest annual donor in all but 2019 where the International Development Association (IDA) </w:t>
      </w:r>
      <w:r w:rsidR="00DA03E3">
        <w:t xml:space="preserve">disbursed $US2.1bn. </w:t>
      </w:r>
      <w:r w:rsidR="00363429">
        <w:t>From 2015-2019, the United States disbursed $U</w:t>
      </w:r>
      <w:r w:rsidR="00ED4DD3">
        <w:t>S</w:t>
      </w:r>
      <w:r w:rsidR="00363429">
        <w:t xml:space="preserve">8.8bn to Kenya, Uganda and Zambia, equivalent to 27% of total receipts </w:t>
      </w:r>
      <w:r w:rsidR="00ED4DD3">
        <w:t>of</w:t>
      </w:r>
      <w:r w:rsidR="00363429">
        <w:t xml:space="preserve"> the three countries.</w:t>
      </w:r>
      <w:r w:rsidR="00ED4DD3">
        <w:t xml:space="preserve"> Other countries and organisations disbursing consistently large volumes to these countries include IDA ($US5.7bn across the period) and the UK ($US2.2bn across the period).</w:t>
      </w:r>
    </w:p>
    <w:p w14:paraId="460D0232" w14:textId="5F61A3FC" w:rsidR="000E01B4" w:rsidRDefault="000E01B4" w:rsidP="000E01B4">
      <w:pPr>
        <w:pStyle w:val="FigureTitle"/>
      </w:pPr>
      <w:r>
        <w:t xml:space="preserve">Figure 3: </w:t>
      </w:r>
      <w:r w:rsidR="00737AD9">
        <w:rPr>
          <w:noProof/>
        </w:rPr>
        <w:t>Delivery channels</w:t>
      </w:r>
      <w:r>
        <w:rPr>
          <w:noProof/>
        </w:rPr>
        <w:t xml:space="preserve"> to </w:t>
      </w:r>
      <w:r>
        <w:t xml:space="preserve">Kenya, </w:t>
      </w:r>
      <w:proofErr w:type="gramStart"/>
      <w:r>
        <w:t>Uganda</w:t>
      </w:r>
      <w:proofErr w:type="gramEnd"/>
      <w:r>
        <w:t xml:space="preserve"> and Zambia, 2015-2019</w:t>
      </w:r>
    </w:p>
    <w:p w14:paraId="7C1A1BBE" w14:textId="7577F660" w:rsidR="000E01B4" w:rsidRDefault="00737AD9" w:rsidP="000E01B4">
      <w:r>
        <w:rPr>
          <w:noProof/>
        </w:rPr>
        <w:drawing>
          <wp:inline distT="0" distB="0" distL="0" distR="0" wp14:anchorId="1633AF66" wp14:editId="59599E67">
            <wp:extent cx="5036185" cy="3166280"/>
            <wp:effectExtent l="0" t="0" r="0" b="0"/>
            <wp:docPr id="13" name="Chart 13">
              <a:extLst xmlns:a="http://schemas.openxmlformats.org/drawingml/2006/main">
                <a:ext uri="{FF2B5EF4-FFF2-40B4-BE49-F238E27FC236}">
                  <a16:creationId xmlns:a16="http://schemas.microsoft.com/office/drawing/2014/main" id="{A5699ED7-6F7D-4956-AEA8-54B98CD3F1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0A7313A" w14:textId="77777777" w:rsidR="000E01B4" w:rsidRDefault="000E01B4" w:rsidP="000E01B4">
      <w:pPr>
        <w:pStyle w:val="Source"/>
      </w:pPr>
      <w:r>
        <w:lastRenderedPageBreak/>
        <w:t>Source: Development Initiatives based</w:t>
      </w:r>
      <w:commentRangeStart w:id="43"/>
      <w:commentRangeStart w:id="44"/>
      <w:r>
        <w:t xml:space="preserve"> on OECD DAC CRS. </w:t>
      </w:r>
      <w:commentRangeEnd w:id="43"/>
      <w:r>
        <w:rPr>
          <w:rStyle w:val="CommentReference"/>
        </w:rPr>
        <w:commentReference w:id="43"/>
      </w:r>
      <w:commentRangeEnd w:id="44"/>
      <w:r w:rsidR="00736BEB">
        <w:rPr>
          <w:rStyle w:val="CommentReference"/>
        </w:rPr>
        <w:commentReference w:id="44"/>
      </w:r>
    </w:p>
    <w:p w14:paraId="4D01854A" w14:textId="43968638" w:rsidR="00DD2105" w:rsidRDefault="00DD2105" w:rsidP="00DD2105">
      <w:r>
        <w:t xml:space="preserve">International aid takes many routes to reach its point of delivery. In addition to recipient governments, non-governmental organisations (NGOs) form a key channel of delivery for international aid, enabling donor governments to fund effective development projects at an international and national level. </w:t>
      </w:r>
    </w:p>
    <w:p w14:paraId="5061FDDF" w14:textId="6B31D47B" w:rsidR="00E008D3" w:rsidRDefault="00E008D3" w:rsidP="00E008D3">
      <w:r>
        <w:t xml:space="preserve">Overall aid is channelled mostly through recipient governments in Kenya, </w:t>
      </w:r>
      <w:proofErr w:type="gramStart"/>
      <w:r>
        <w:t>Uganda</w:t>
      </w:r>
      <w:proofErr w:type="gramEnd"/>
      <w:r>
        <w:t xml:space="preserve"> and Zambia (</w:t>
      </w:r>
      <w:r w:rsidR="0066003D">
        <w:t>44</w:t>
      </w:r>
      <w:r>
        <w:t xml:space="preserve">% of all aid </w:t>
      </w:r>
      <w:r w:rsidR="0066003D">
        <w:t>from 2015-2019</w:t>
      </w:r>
      <w:r>
        <w:t>).</w:t>
      </w:r>
      <w:r w:rsidR="0066003D">
        <w:t xml:space="preserve"> NGOs are the second most used channel;</w:t>
      </w:r>
      <w:r>
        <w:t xml:space="preserve"> International NGOs channelled over 1</w:t>
      </w:r>
      <w:r w:rsidR="0066003D">
        <w:t>6</w:t>
      </w:r>
      <w:r>
        <w:t xml:space="preserve">% of all aid </w:t>
      </w:r>
      <w:r w:rsidR="0066003D">
        <w:t>over the period</w:t>
      </w:r>
      <w:r w:rsidR="00930F29">
        <w:t xml:space="preserve"> and </w:t>
      </w:r>
      <w:r w:rsidR="0066003D">
        <w:t>donor-country-based NGOs have channelled 12%.</w:t>
      </w:r>
      <w:r w:rsidR="00930F29">
        <w:t xml:space="preserve"> On a similar magnitude, donor governments have channelled 12% of all disbursements.</w:t>
      </w:r>
    </w:p>
    <w:p w14:paraId="42FB5B31" w14:textId="77F7168C" w:rsidR="00605058" w:rsidRDefault="00DD2105" w:rsidP="00605058">
      <w:pPr>
        <w:pStyle w:val="Heading2"/>
      </w:pPr>
      <w:r>
        <w:t>D</w:t>
      </w:r>
      <w:r w:rsidR="00605058">
        <w:t>isability-relevant aid</w:t>
      </w:r>
      <w:r w:rsidR="00E008D3">
        <w:t xml:space="preserve"> to </w:t>
      </w:r>
      <w:r w:rsidR="00E008D3" w:rsidRPr="00605058">
        <w:t xml:space="preserve">Kenya, </w:t>
      </w:r>
      <w:proofErr w:type="gramStart"/>
      <w:r w:rsidR="00E008D3" w:rsidRPr="00605058">
        <w:t>Uganda</w:t>
      </w:r>
      <w:proofErr w:type="gramEnd"/>
      <w:r w:rsidR="00E008D3" w:rsidRPr="00605058">
        <w:t xml:space="preserve"> and Zambia</w:t>
      </w:r>
    </w:p>
    <w:p w14:paraId="3FE64DD4" w14:textId="455467B0" w:rsidR="00605058" w:rsidRDefault="00E008D3" w:rsidP="00605058">
      <w:r>
        <w:t>Utilising</w:t>
      </w:r>
      <w:r w:rsidR="00605058">
        <w:t xml:space="preserve"> the keyword methodology in combination with the DAC’s own disability inclusion marker, aid which is relevant to all aspects of disability was identified. Disability-relevant aid was classified as either </w:t>
      </w:r>
      <w:commentRangeStart w:id="45"/>
      <w:commentRangeStart w:id="46"/>
      <w:commentRangeStart w:id="47"/>
      <w:r w:rsidR="00605058">
        <w:t xml:space="preserve">‘principal’ (aid projects with a primary and direct aim relevant to persons with disabilities), or ‘significant’ (aid projects with a partial but still direct aim relevant to persons with disabilities). </w:t>
      </w:r>
      <w:commentRangeEnd w:id="45"/>
      <w:r>
        <w:rPr>
          <w:rStyle w:val="CommentReference"/>
        </w:rPr>
        <w:commentReference w:id="45"/>
      </w:r>
      <w:commentRangeEnd w:id="46"/>
      <w:r>
        <w:rPr>
          <w:rStyle w:val="CommentReference"/>
        </w:rPr>
        <w:commentReference w:id="46"/>
      </w:r>
      <w:commentRangeEnd w:id="47"/>
      <w:r>
        <w:rPr>
          <w:rStyle w:val="CommentReference"/>
        </w:rPr>
        <w:commentReference w:id="47"/>
      </w:r>
    </w:p>
    <w:p w14:paraId="01448E7E" w14:textId="7303DA2B" w:rsidR="00605058" w:rsidRDefault="00605058" w:rsidP="00605058">
      <w:pPr>
        <w:pStyle w:val="FigureTitle"/>
      </w:pPr>
      <w:r>
        <w:t xml:space="preserve">Figure </w:t>
      </w:r>
      <w:r w:rsidR="00D54FDB">
        <w:t>4</w:t>
      </w:r>
      <w:r>
        <w:t xml:space="preserve">: Overall disability-relevant aid </w:t>
      </w:r>
      <w:r w:rsidR="00D54FDB">
        <w:t xml:space="preserve">to </w:t>
      </w:r>
      <w:r w:rsidR="00D54FDB" w:rsidRPr="00605058">
        <w:t>Kenya, Uganda and Zambia</w:t>
      </w:r>
      <w:r w:rsidR="00D54FDB">
        <w:t xml:space="preserve"> </w:t>
      </w:r>
      <w:r>
        <w:t xml:space="preserve">as a proportion of all ODA has increased since </w:t>
      </w:r>
      <w:proofErr w:type="gramStart"/>
      <w:r>
        <w:t>2015</w:t>
      </w:r>
      <w:proofErr w:type="gramEnd"/>
    </w:p>
    <w:p w14:paraId="3E1B2E66" w14:textId="19BFC4AA" w:rsidR="00605058" w:rsidRDefault="00DF4E52" w:rsidP="00605058">
      <w:r>
        <w:rPr>
          <w:noProof/>
        </w:rPr>
        <w:drawing>
          <wp:inline distT="0" distB="0" distL="0" distR="0" wp14:anchorId="6CE86893" wp14:editId="2B00BFCC">
            <wp:extent cx="4572000" cy="3124200"/>
            <wp:effectExtent l="0" t="0" r="0" b="0"/>
            <wp:docPr id="16" name="Chart 16">
              <a:extLst xmlns:a="http://schemas.openxmlformats.org/drawingml/2006/main">
                <a:ext uri="{FF2B5EF4-FFF2-40B4-BE49-F238E27FC236}">
                  <a16:creationId xmlns:a16="http://schemas.microsoft.com/office/drawing/2014/main" id="{25AD882C-7C28-4A5A-AF03-AC2042F1F8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3CFC27E" w14:textId="77777777" w:rsidR="00605058" w:rsidRDefault="00605058" w:rsidP="00605058">
      <w:pPr>
        <w:pStyle w:val="Source"/>
      </w:pPr>
      <w:r>
        <w:t xml:space="preserve">Source: Development Initiatives based on OECD DAC CRS. </w:t>
      </w:r>
    </w:p>
    <w:p w14:paraId="44652CFF" w14:textId="1F8932E2" w:rsidR="00605058" w:rsidRDefault="00605058" w:rsidP="00605058">
      <w:r>
        <w:lastRenderedPageBreak/>
        <w:t>Over the period 201</w:t>
      </w:r>
      <w:r w:rsidR="00DF4E52">
        <w:t>5</w:t>
      </w:r>
      <w:r>
        <w:t>-201</w:t>
      </w:r>
      <w:r w:rsidR="00DF4E52">
        <w:t>9</w:t>
      </w:r>
      <w:r>
        <w:t xml:space="preserve">, total disability-relevant aid </w:t>
      </w:r>
      <w:r w:rsidR="00DF4E52">
        <w:t xml:space="preserve">to the focus countries </w:t>
      </w:r>
      <w:r>
        <w:t>totalled $</w:t>
      </w:r>
      <w:r w:rsidR="00DF4E52">
        <w:t>0.9</w:t>
      </w:r>
      <w:r>
        <w:t xml:space="preserve">bn, representing a share of less than </w:t>
      </w:r>
      <w:r w:rsidR="00DF4E52">
        <w:t>3</w:t>
      </w:r>
      <w:r>
        <w:t xml:space="preserve">% of all ODA in this time. </w:t>
      </w:r>
      <w:r w:rsidR="00DF4E52">
        <w:t xml:space="preserve">The </w:t>
      </w:r>
      <w:r>
        <w:t xml:space="preserve">share of disability-relevant aid increased </w:t>
      </w:r>
      <w:r w:rsidR="0080628B">
        <w:t>consistently year-on-year from</w:t>
      </w:r>
      <w:r>
        <w:t xml:space="preserve"> </w:t>
      </w:r>
      <w:r w:rsidR="00DF4E52">
        <w:t>2.</w:t>
      </w:r>
      <w:r w:rsidR="0080628B">
        <w:t>0</w:t>
      </w:r>
      <w:r>
        <w:t>% in 201</w:t>
      </w:r>
      <w:r w:rsidR="0080628B">
        <w:t>5</w:t>
      </w:r>
      <w:r>
        <w:t xml:space="preserve"> to </w:t>
      </w:r>
      <w:r w:rsidR="0080628B">
        <w:t>3.5</w:t>
      </w:r>
      <w:r>
        <w:t>% in 201</w:t>
      </w:r>
      <w:r w:rsidR="0080628B">
        <w:t>9</w:t>
      </w:r>
      <w:r>
        <w:t xml:space="preserve"> (</w:t>
      </w:r>
      <w:r w:rsidR="0080628B">
        <w:t>Figure 4</w:t>
      </w:r>
      <w:r>
        <w:t>).</w:t>
      </w:r>
    </w:p>
    <w:p w14:paraId="51ED4EBE" w14:textId="0C5E76DB" w:rsidR="00DD2105" w:rsidRDefault="00605058" w:rsidP="00605058">
      <w:r>
        <w:t xml:space="preserve">The split of aid with a principal or significant disability purpose shows only a small minority of disbursements have as a principal disability objective: just </w:t>
      </w:r>
      <w:r w:rsidR="0080628B">
        <w:t>12.9</w:t>
      </w:r>
      <w:r>
        <w:t>% of all disability-relevant disbursements since 201</w:t>
      </w:r>
      <w:r w:rsidR="0080628B">
        <w:t>5</w:t>
      </w:r>
      <w:r>
        <w:t xml:space="preserve">. This analysis suggests that </w:t>
      </w:r>
      <w:proofErr w:type="gramStart"/>
      <w:r>
        <w:t>the vast majority of</w:t>
      </w:r>
      <w:proofErr w:type="gramEnd"/>
      <w:r>
        <w:t xml:space="preserve"> disability-relevant aid is delivered in diverse and multi-purpose aid packages which cover broad groups of vulnerable populations, rather than targeting persons with disabilities directly.</w:t>
      </w:r>
    </w:p>
    <w:p w14:paraId="37A71893" w14:textId="0FBF4732" w:rsidR="00DD2105" w:rsidRDefault="00DD2105" w:rsidP="00DD2105">
      <w:pPr>
        <w:pStyle w:val="FigureTitle"/>
      </w:pPr>
      <w:r>
        <w:t xml:space="preserve">Figure 5: </w:t>
      </w:r>
      <w:r>
        <w:rPr>
          <w:noProof/>
        </w:rPr>
        <w:t xml:space="preserve">Top donors of disability-relevant aid to </w:t>
      </w:r>
      <w:r>
        <w:t xml:space="preserve">Kenya, </w:t>
      </w:r>
      <w:proofErr w:type="gramStart"/>
      <w:r>
        <w:t>Uganda</w:t>
      </w:r>
      <w:proofErr w:type="gramEnd"/>
      <w:r>
        <w:t xml:space="preserve"> and Zambia, 2015-2019</w:t>
      </w:r>
    </w:p>
    <w:p w14:paraId="381AFEE3" w14:textId="0605E1D9" w:rsidR="00180B47" w:rsidRPr="00180B47" w:rsidRDefault="001A51A7" w:rsidP="00180B47">
      <w:r>
        <w:rPr>
          <w:noProof/>
        </w:rPr>
        <w:drawing>
          <wp:inline distT="0" distB="0" distL="0" distR="0" wp14:anchorId="2AB5F90E" wp14:editId="56F5A92B">
            <wp:extent cx="5036186" cy="221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036186" cy="2216150"/>
                    </a:xfrm>
                    <a:prstGeom prst="rect">
                      <a:avLst/>
                    </a:prstGeom>
                  </pic:spPr>
                </pic:pic>
              </a:graphicData>
            </a:graphic>
          </wp:inline>
        </w:drawing>
      </w:r>
    </w:p>
    <w:p w14:paraId="19D85F4B" w14:textId="77777777" w:rsidR="00DD2105" w:rsidRDefault="00DD2105" w:rsidP="00DD2105">
      <w:pPr>
        <w:pStyle w:val="Source"/>
      </w:pPr>
      <w:r>
        <w:t xml:space="preserve">Source: Development Initiatives based on OECD DAC CRS. </w:t>
      </w:r>
    </w:p>
    <w:p w14:paraId="2FB8225A" w14:textId="35F1CBCA" w:rsidR="00DD2105" w:rsidRDefault="00DD2105" w:rsidP="00DD2105">
      <w:r>
        <w:t>Throughout the period, the US represented the largest donor of disability-relevant aid, with over $US350m in disbursements. Between 201</w:t>
      </w:r>
      <w:r w:rsidR="00180B47">
        <w:t>5-2019</w:t>
      </w:r>
      <w:r>
        <w:t>, USA</w:t>
      </w:r>
      <w:r w:rsidR="00180B47">
        <w:t xml:space="preserve">, UK, </w:t>
      </w:r>
      <w:commentRangeStart w:id="48"/>
      <w:commentRangeStart w:id="49"/>
      <w:commentRangeStart w:id="50"/>
      <w:del w:id="51" w:author="Dean Breed" w:date="2021-03-16T09:38:00Z">
        <w:r w:rsidDel="00DD2105">
          <w:delText xml:space="preserve">the </w:delText>
        </w:r>
      </w:del>
      <w:r>
        <w:t>EU</w:t>
      </w:r>
      <w:ins w:id="52" w:author="Dean Breed" w:date="2021-03-16T09:38:00Z">
        <w:r w:rsidR="003550CA">
          <w:t xml:space="preserve"> institutions</w:t>
        </w:r>
      </w:ins>
      <w:r>
        <w:t xml:space="preserve"> </w:t>
      </w:r>
      <w:commentRangeEnd w:id="48"/>
      <w:r>
        <w:rPr>
          <w:rStyle w:val="CommentReference"/>
        </w:rPr>
        <w:commentReference w:id="48"/>
      </w:r>
      <w:commentRangeEnd w:id="49"/>
      <w:r>
        <w:rPr>
          <w:rStyle w:val="CommentReference"/>
        </w:rPr>
        <w:commentReference w:id="49"/>
      </w:r>
      <w:commentRangeEnd w:id="50"/>
      <w:r>
        <w:rPr>
          <w:rStyle w:val="CommentReference"/>
        </w:rPr>
        <w:commentReference w:id="50"/>
      </w:r>
      <w:r w:rsidR="00180B47">
        <w:t xml:space="preserve">and Finland </w:t>
      </w:r>
      <w:r>
        <w:t xml:space="preserve">have consistently appeared in the top </w:t>
      </w:r>
      <w:r w:rsidR="00180B47">
        <w:t>ten</w:t>
      </w:r>
      <w:r>
        <w:t xml:space="preserve"> donors of disability-</w:t>
      </w:r>
      <w:r w:rsidR="00180B47">
        <w:t>relevant</w:t>
      </w:r>
      <w:r>
        <w:t xml:space="preserve"> aid,</w:t>
      </w:r>
      <w:r w:rsidR="00180B47">
        <w:t xml:space="preserve"> with the first two having been consistently in the top five. Despite this </w:t>
      </w:r>
      <w:r w:rsidR="001A51A7">
        <w:t xml:space="preserve">considerable </w:t>
      </w:r>
      <w:r w:rsidR="00180B47">
        <w:t>consistency,</w:t>
      </w:r>
      <w:r w:rsidR="001A51A7">
        <w:t xml:space="preserve"> </w:t>
      </w:r>
      <w:r>
        <w:t xml:space="preserve">these </w:t>
      </w:r>
      <w:r w:rsidR="001A51A7">
        <w:t xml:space="preserve">four </w:t>
      </w:r>
      <w:r>
        <w:t xml:space="preserve">donors’ </w:t>
      </w:r>
      <w:r w:rsidR="001A51A7">
        <w:t xml:space="preserve">disability-relevant </w:t>
      </w:r>
      <w:r>
        <w:t>disbursements do not exceed $</w:t>
      </w:r>
      <w:r w:rsidR="001A51A7">
        <w:t>0.6</w:t>
      </w:r>
      <w:r>
        <w:t xml:space="preserve"> </w:t>
      </w:r>
      <w:r w:rsidR="001A51A7">
        <w:t>b</w:t>
      </w:r>
      <w:r>
        <w:t>illion</w:t>
      </w:r>
      <w:ins w:id="53" w:author="Dean Breed" w:date="2021-03-16T09:38:00Z">
        <w:r w:rsidR="00865B43">
          <w:t xml:space="preserve"> in total</w:t>
        </w:r>
      </w:ins>
      <w:r w:rsidR="001A51A7">
        <w:t xml:space="preserve"> </w:t>
      </w:r>
      <w:commentRangeStart w:id="54"/>
      <w:commentRangeStart w:id="55"/>
      <w:r w:rsidR="001A51A7">
        <w:t>across the period in question</w:t>
      </w:r>
      <w:commentRangeEnd w:id="54"/>
      <w:r>
        <w:rPr>
          <w:rStyle w:val="CommentReference"/>
        </w:rPr>
        <w:commentReference w:id="54"/>
      </w:r>
      <w:commentRangeEnd w:id="55"/>
      <w:r>
        <w:rPr>
          <w:rStyle w:val="CommentReference"/>
        </w:rPr>
        <w:commentReference w:id="55"/>
      </w:r>
      <w:r>
        <w:t>.</w:t>
      </w:r>
    </w:p>
    <w:p w14:paraId="5D5DFD16" w14:textId="5224BB77" w:rsidR="00DD2105" w:rsidRDefault="00DD2105" w:rsidP="00DD2105">
      <w:pPr>
        <w:pStyle w:val="FigureTitle"/>
      </w:pPr>
      <w:r>
        <w:t xml:space="preserve">Figure 6: </w:t>
      </w:r>
      <w:r>
        <w:rPr>
          <w:noProof/>
        </w:rPr>
        <w:t>Delivery channels</w:t>
      </w:r>
      <w:r w:rsidR="00DF719C">
        <w:rPr>
          <w:noProof/>
        </w:rPr>
        <w:t xml:space="preserve"> of disbility-relevant aid</w:t>
      </w:r>
      <w:r>
        <w:rPr>
          <w:noProof/>
        </w:rPr>
        <w:t xml:space="preserve"> to </w:t>
      </w:r>
      <w:r>
        <w:t xml:space="preserve">Kenya, </w:t>
      </w:r>
      <w:proofErr w:type="gramStart"/>
      <w:r>
        <w:t>Uganda</w:t>
      </w:r>
      <w:proofErr w:type="gramEnd"/>
      <w:r>
        <w:t xml:space="preserve"> and Zambia, 2015-2019</w:t>
      </w:r>
    </w:p>
    <w:p w14:paraId="79C327DB" w14:textId="2E80BF32" w:rsidR="00DD2105" w:rsidRDefault="00DD2105" w:rsidP="00DD2105">
      <w:r>
        <w:rPr>
          <w:noProof/>
        </w:rPr>
        <w:lastRenderedPageBreak/>
        <w:drawing>
          <wp:inline distT="0" distB="0" distL="0" distR="0" wp14:anchorId="1C33BA42" wp14:editId="3B8B5BC6">
            <wp:extent cx="5036185" cy="3029803"/>
            <wp:effectExtent l="0" t="0" r="0" b="0"/>
            <wp:docPr id="19" name="Chart 19">
              <a:extLst xmlns:a="http://schemas.openxmlformats.org/drawingml/2006/main">
                <a:ext uri="{FF2B5EF4-FFF2-40B4-BE49-F238E27FC236}">
                  <a16:creationId xmlns:a16="http://schemas.microsoft.com/office/drawing/2014/main" id="{A52E520D-6A76-4783-ACEA-AAD4AE6C5F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EDCE7DB" w14:textId="77777777" w:rsidR="00DD2105" w:rsidRDefault="00DD2105" w:rsidP="00DD2105">
      <w:pPr>
        <w:pStyle w:val="Source"/>
      </w:pPr>
      <w:r>
        <w:t xml:space="preserve">Source: Development Initiatives based on OECD DAC CRS. </w:t>
      </w:r>
    </w:p>
    <w:p w14:paraId="77920FEF" w14:textId="6316637B" w:rsidR="00180B47" w:rsidRDefault="00484BE2" w:rsidP="00605058">
      <w:r>
        <w:t xml:space="preserve">In sharp contrast to the picture of all aid, </w:t>
      </w:r>
      <w:r w:rsidR="00930F29">
        <w:t xml:space="preserve">where recipient governments are the largest players, </w:t>
      </w:r>
      <w:proofErr w:type="gramStart"/>
      <w:r>
        <w:t>the majority of</w:t>
      </w:r>
      <w:proofErr w:type="gramEnd"/>
      <w:r>
        <w:t xml:space="preserve"> disability-relevant aid is channelled through NGOs</w:t>
      </w:r>
      <w:r w:rsidR="00930F29">
        <w:t xml:space="preserve"> (both international and donor country based).</w:t>
      </w:r>
      <w:r w:rsidR="000F713D">
        <w:t xml:space="preserve"> Almost 7</w:t>
      </w:r>
      <w:r w:rsidR="00930F29">
        <w:t>0% of disability-relevant aid from 2015-2019 was channelled through NGOs</w:t>
      </w:r>
      <w:r>
        <w:t xml:space="preserve">, with </w:t>
      </w:r>
      <w:r w:rsidR="00930F29">
        <w:t xml:space="preserve">36% by donor </w:t>
      </w:r>
      <w:proofErr w:type="gramStart"/>
      <w:r w:rsidR="00930F29">
        <w:t>country based</w:t>
      </w:r>
      <w:proofErr w:type="gramEnd"/>
      <w:r w:rsidR="00930F29">
        <w:t xml:space="preserve"> NGOs</w:t>
      </w:r>
      <w:r w:rsidR="000F713D">
        <w:t xml:space="preserve"> and</w:t>
      </w:r>
      <w:r w:rsidR="00930F29">
        <w:t xml:space="preserve"> 34</w:t>
      </w:r>
      <w:r>
        <w:t>% being delivered by</w:t>
      </w:r>
      <w:r w:rsidR="00930F29">
        <w:t xml:space="preserve"> international NGOs</w:t>
      </w:r>
      <w:r>
        <w:t xml:space="preserve"> </w:t>
      </w:r>
      <w:r w:rsidR="00930F29">
        <w:t xml:space="preserve">and just 2% by </w:t>
      </w:r>
      <w:commentRangeStart w:id="56"/>
      <w:commentRangeStart w:id="57"/>
      <w:commentRangeStart w:id="58"/>
      <w:commentRangeStart w:id="59"/>
      <w:del w:id="60" w:author="Dean Breed" w:date="2021-03-16T09:15:00Z">
        <w:r w:rsidR="00930F29" w:rsidDel="000F262B">
          <w:delText xml:space="preserve">developing </w:delText>
        </w:r>
      </w:del>
      <w:r w:rsidR="00930F29">
        <w:t>country based NGOs</w:t>
      </w:r>
      <w:commentRangeEnd w:id="56"/>
      <w:r>
        <w:rPr>
          <w:rStyle w:val="CommentReference"/>
        </w:rPr>
        <w:commentReference w:id="56"/>
      </w:r>
      <w:commentRangeEnd w:id="57"/>
      <w:r w:rsidR="00554559">
        <w:rPr>
          <w:rStyle w:val="CommentReference"/>
        </w:rPr>
        <w:commentReference w:id="57"/>
      </w:r>
      <w:commentRangeEnd w:id="58"/>
      <w:r>
        <w:rPr>
          <w:rStyle w:val="CommentReference"/>
        </w:rPr>
        <w:commentReference w:id="58"/>
      </w:r>
      <w:commentRangeEnd w:id="59"/>
      <w:r w:rsidR="00B52B7B">
        <w:rPr>
          <w:rStyle w:val="CommentReference"/>
        </w:rPr>
        <w:commentReference w:id="59"/>
      </w:r>
      <w:r w:rsidR="00930F29">
        <w:t>. T</w:t>
      </w:r>
      <w:r>
        <w:t xml:space="preserve">his </w:t>
      </w:r>
      <w:r w:rsidR="00930F29">
        <w:t>is 41</w:t>
      </w:r>
      <w:r>
        <w:t xml:space="preserve"> percentage points greater than the </w:t>
      </w:r>
      <w:r w:rsidR="00930F29">
        <w:t xml:space="preserve">proportion disbursed through the same </w:t>
      </w:r>
      <w:r>
        <w:t xml:space="preserve">for overall aid. </w:t>
      </w:r>
      <w:r w:rsidR="000F713D">
        <w:t>Recipient</w:t>
      </w:r>
      <w:r>
        <w:t xml:space="preserve"> governments play a considerably smaller role with only 4.2% of disability-relevant aid being delivered through them in 2019 (45.9 percentage points less than for overall aid).</w:t>
      </w:r>
    </w:p>
    <w:p w14:paraId="397A32A5" w14:textId="14793806" w:rsidR="00180B47" w:rsidRDefault="00180B47" w:rsidP="00180B47">
      <w:pPr>
        <w:pStyle w:val="Heading2"/>
      </w:pPr>
      <w:r>
        <w:t xml:space="preserve">Psychosocial disability-relevant aid to </w:t>
      </w:r>
      <w:r w:rsidRPr="00605058">
        <w:t xml:space="preserve">Kenya, </w:t>
      </w:r>
      <w:proofErr w:type="gramStart"/>
      <w:r w:rsidRPr="00605058">
        <w:t>Uganda</w:t>
      </w:r>
      <w:proofErr w:type="gramEnd"/>
      <w:r w:rsidRPr="00605058">
        <w:t xml:space="preserve"> and Zambia</w:t>
      </w:r>
    </w:p>
    <w:p w14:paraId="532C1FFE" w14:textId="078EEAB0" w:rsidR="00180B47" w:rsidRDefault="00180B47" w:rsidP="00180B47">
      <w:commentRangeStart w:id="61"/>
      <w:commentRangeStart w:id="62"/>
      <w:commentRangeStart w:id="63"/>
      <w:r>
        <w:t>Psychosocial disability</w:t>
      </w:r>
      <w:commentRangeEnd w:id="61"/>
      <w:r>
        <w:rPr>
          <w:rStyle w:val="CommentReference"/>
        </w:rPr>
        <w:commentReference w:id="61"/>
      </w:r>
      <w:commentRangeEnd w:id="62"/>
      <w:r>
        <w:rPr>
          <w:rStyle w:val="CommentReference"/>
        </w:rPr>
        <w:commentReference w:id="62"/>
      </w:r>
      <w:commentRangeEnd w:id="63"/>
      <w:r>
        <w:rPr>
          <w:rStyle w:val="CommentReference"/>
        </w:rPr>
        <w:commentReference w:id="63"/>
      </w:r>
      <w:r>
        <w:t xml:space="preserve">-relevant aid is a subset of overall disability-relevant aid. Projects which seek to </w:t>
      </w:r>
      <w:r w:rsidR="00AC72F6">
        <w:t>assist in</w:t>
      </w:r>
      <w:r>
        <w:t xml:space="preserve"> and improve the livelihoods of persons with psychosocial disabilities as a direct and explicit goal are classified as aid relevant to psychosocial disabilities. Such aid projects were identified using a specialised keyword and phrase methodology. </w:t>
      </w:r>
    </w:p>
    <w:p w14:paraId="2F790A9C" w14:textId="286A3F1E" w:rsidR="00180B47" w:rsidRDefault="00180B47" w:rsidP="00180B47">
      <w:pPr>
        <w:pStyle w:val="FigureTitle"/>
        <w:rPr>
          <w:ins w:id="64" w:author="Dean Breed" w:date="2021-03-16T09:55:00Z"/>
        </w:rPr>
      </w:pPr>
      <w:r>
        <w:t xml:space="preserve">Figure </w:t>
      </w:r>
      <w:r w:rsidR="00E01225">
        <w:t>7</w:t>
      </w:r>
      <w:r>
        <w:t xml:space="preserve">: </w:t>
      </w:r>
      <w:r w:rsidR="00E01225">
        <w:t>Psychosocial</w:t>
      </w:r>
      <w:r>
        <w:t xml:space="preserve"> disability-relevant aid to </w:t>
      </w:r>
      <w:r w:rsidRPr="00605058">
        <w:t>Kenya, Uganda and Zambia</w:t>
      </w:r>
      <w:r>
        <w:t xml:space="preserve"> as a proportion of </w:t>
      </w:r>
      <w:r w:rsidR="00E01225">
        <w:t>disability-relevant aid fluctuates considerably</w:t>
      </w:r>
      <w:r w:rsidR="00292E3E">
        <w:t xml:space="preserve"> but has also increased across the </w:t>
      </w:r>
      <w:proofErr w:type="gramStart"/>
      <w:r w:rsidR="00292E3E">
        <w:t>period</w:t>
      </w:r>
      <w:proofErr w:type="gramEnd"/>
    </w:p>
    <w:p w14:paraId="5531B624" w14:textId="1011D800" w:rsidR="001D3E1D" w:rsidRPr="001D3E1D" w:rsidRDefault="00C177F7">
      <w:pPr>
        <w:pPrChange w:id="65" w:author="Dean Breed" w:date="2021-03-16T09:55:00Z">
          <w:pPr>
            <w:pStyle w:val="FigureTitle"/>
          </w:pPr>
        </w:pPrChange>
      </w:pPr>
      <w:ins w:id="66" w:author="Dean Breed" w:date="2021-03-16T09:58:00Z">
        <w:r>
          <w:rPr>
            <w:noProof/>
          </w:rPr>
          <w:lastRenderedPageBreak/>
          <w:drawing>
            <wp:inline distT="0" distB="0" distL="0" distR="0" wp14:anchorId="17982017" wp14:editId="4213CCA6">
              <wp:extent cx="4572000" cy="2743200"/>
              <wp:effectExtent l="0" t="0" r="0" b="0"/>
              <wp:docPr id="2" name="Chart 2">
                <a:extLst xmlns:a="http://schemas.openxmlformats.org/drawingml/2006/main">
                  <a:ext uri="{FF2B5EF4-FFF2-40B4-BE49-F238E27FC236}">
                    <a16:creationId xmlns:a16="http://schemas.microsoft.com/office/drawing/2014/main" id="{A08E4251-1895-46B9-8BE0-6FF7CEDE7B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ins>
    </w:p>
    <w:p w14:paraId="5198C296" w14:textId="2B53340C" w:rsidR="00180B47" w:rsidRDefault="00180B47" w:rsidP="00180B47"/>
    <w:p w14:paraId="6C6DCC02" w14:textId="77777777" w:rsidR="00180B47" w:rsidRDefault="00180B47" w:rsidP="00180B47">
      <w:pPr>
        <w:pStyle w:val="Source"/>
      </w:pPr>
      <w:r>
        <w:t xml:space="preserve">Source: Development Initiatives based on OECD DAC CRS. </w:t>
      </w:r>
    </w:p>
    <w:p w14:paraId="5B99FB9B" w14:textId="12BE1D69" w:rsidR="0098350B" w:rsidRDefault="0098350B" w:rsidP="00180B47">
      <w:del w:id="67" w:author="Dean Breed" w:date="2021-03-16T09:54:00Z">
        <w:r w:rsidDel="001D3E1D">
          <w:rPr>
            <w:noProof/>
          </w:rPr>
          <w:drawing>
            <wp:inline distT="0" distB="0" distL="0" distR="0" wp14:anchorId="3F75E486" wp14:editId="227B013D">
              <wp:extent cx="4572000" cy="2743200"/>
              <wp:effectExtent l="0" t="0" r="0" b="0"/>
              <wp:docPr id="9" name="Chart 9">
                <a:extLst xmlns:a="http://schemas.openxmlformats.org/drawingml/2006/main">
                  <a:ext uri="{FF2B5EF4-FFF2-40B4-BE49-F238E27FC236}">
                    <a16:creationId xmlns:a16="http://schemas.microsoft.com/office/drawing/2014/main" id="{74E6FE31-A06E-4D15-BA2A-3279505515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p>
    <w:p w14:paraId="11455178" w14:textId="4503491E" w:rsidR="0098350B" w:rsidRDefault="00180B47" w:rsidP="00180B47">
      <w:r>
        <w:t xml:space="preserve">Over the period 2015-2019, </w:t>
      </w:r>
      <w:r w:rsidR="00C123CB">
        <w:t>psychosocial</w:t>
      </w:r>
      <w:r>
        <w:t xml:space="preserve"> disability-relevant aid to the focus countries totalled $</w:t>
      </w:r>
      <w:r w:rsidR="0098350B">
        <w:t>24.2m</w:t>
      </w:r>
      <w:r>
        <w:t xml:space="preserve">, representing a share of less than </w:t>
      </w:r>
      <w:r w:rsidR="0098350B">
        <w:t>3</w:t>
      </w:r>
      <w:r>
        <w:t xml:space="preserve">% of </w:t>
      </w:r>
      <w:r w:rsidR="00C123CB">
        <w:t>disability-relevant</w:t>
      </w:r>
      <w:r>
        <w:t xml:space="preserve"> ODA in this time.</w:t>
      </w:r>
      <w:r w:rsidR="0098350B">
        <w:t xml:space="preserve"> Of these disbursements, the majority </w:t>
      </w:r>
      <w:r w:rsidR="00095960">
        <w:t xml:space="preserve">(nearly $17m) </w:t>
      </w:r>
      <w:r w:rsidR="0098350B">
        <w:t xml:space="preserve">have a principal objective </w:t>
      </w:r>
      <w:r w:rsidR="00095960">
        <w:rPr>
          <w:color w:val="453F43"/>
        </w:rPr>
        <w:t xml:space="preserve">of disability assistance or empowerment. </w:t>
      </w:r>
    </w:p>
    <w:p w14:paraId="4B38488F" w14:textId="1F0674F1" w:rsidR="00180B47" w:rsidRDefault="00180B47" w:rsidP="00180B47">
      <w:r>
        <w:t>The</w:t>
      </w:r>
      <w:r w:rsidR="00C123CB">
        <w:t xml:space="preserve">re is </w:t>
      </w:r>
      <w:r w:rsidR="00095960">
        <w:t xml:space="preserve">considerably volatility in the volume of disbursements going to projects relevant to persons with psychosocial disabilities due to the low number of projects. There is </w:t>
      </w:r>
      <w:r w:rsidR="00C123CB">
        <w:t>a considerable spike in 201</w:t>
      </w:r>
      <w:r w:rsidR="00095960">
        <w:t>8</w:t>
      </w:r>
      <w:r w:rsidR="00C123CB">
        <w:t xml:space="preserve"> and 201</w:t>
      </w:r>
      <w:r w:rsidR="00095960">
        <w:t>9</w:t>
      </w:r>
      <w:r w:rsidR="00C123CB">
        <w:t xml:space="preserve"> </w:t>
      </w:r>
      <w:r>
        <w:t xml:space="preserve">(Figure </w:t>
      </w:r>
      <w:r w:rsidR="002D2A84">
        <w:t>7</w:t>
      </w:r>
      <w:r>
        <w:t>)</w:t>
      </w:r>
      <w:r w:rsidR="00C123CB">
        <w:t xml:space="preserve"> due to </w:t>
      </w:r>
      <w:r w:rsidR="00095960">
        <w:t>multiple</w:t>
      </w:r>
      <w:r w:rsidR="00C123CB">
        <w:t xml:space="preserve"> </w:t>
      </w:r>
      <w:r w:rsidR="00095960">
        <w:t xml:space="preserve">new </w:t>
      </w:r>
      <w:r w:rsidR="00C123CB">
        <w:t xml:space="preserve">large psychosocial </w:t>
      </w:r>
      <w:r w:rsidR="00C123CB">
        <w:lastRenderedPageBreak/>
        <w:t>disability-relevant project</w:t>
      </w:r>
      <w:r w:rsidR="00095960">
        <w:t>s</w:t>
      </w:r>
      <w:r w:rsidR="00C123CB">
        <w:t xml:space="preserve"> regarding</w:t>
      </w:r>
      <w:r w:rsidR="00095960">
        <w:t xml:space="preserve"> mental health and psychosocial support, </w:t>
      </w:r>
      <w:commentRangeStart w:id="68"/>
      <w:commentRangeStart w:id="69"/>
      <w:r w:rsidR="00095960">
        <w:t xml:space="preserve">mostly in Kenya and Uganda. </w:t>
      </w:r>
      <w:commentRangeEnd w:id="68"/>
      <w:r>
        <w:rPr>
          <w:rStyle w:val="CommentReference"/>
        </w:rPr>
        <w:commentReference w:id="68"/>
      </w:r>
      <w:commentRangeEnd w:id="69"/>
      <w:r w:rsidR="00634037">
        <w:rPr>
          <w:rStyle w:val="CommentReference"/>
        </w:rPr>
        <w:commentReference w:id="69"/>
      </w:r>
    </w:p>
    <w:p w14:paraId="6358D4D8" w14:textId="385348E5" w:rsidR="00180B47" w:rsidRDefault="00180B47" w:rsidP="00180B47">
      <w:pPr>
        <w:pStyle w:val="FigureTitle"/>
      </w:pPr>
      <w:r>
        <w:t xml:space="preserve">Figure </w:t>
      </w:r>
      <w:r w:rsidR="00DF719C">
        <w:t>8</w:t>
      </w:r>
      <w:r>
        <w:t xml:space="preserve">: </w:t>
      </w:r>
      <w:r>
        <w:rPr>
          <w:noProof/>
        </w:rPr>
        <w:t xml:space="preserve">Top donors of </w:t>
      </w:r>
      <w:r w:rsidR="00292E3E">
        <w:t xml:space="preserve">psychosocial </w:t>
      </w:r>
      <w:r>
        <w:rPr>
          <w:noProof/>
        </w:rPr>
        <w:t xml:space="preserve">disability-relevant aid to </w:t>
      </w:r>
      <w:r>
        <w:t xml:space="preserve">Kenya, </w:t>
      </w:r>
      <w:proofErr w:type="gramStart"/>
      <w:r>
        <w:t>Uganda</w:t>
      </w:r>
      <w:proofErr w:type="gramEnd"/>
      <w:r>
        <w:t xml:space="preserve"> and Zambia, 2015-2019</w:t>
      </w:r>
    </w:p>
    <w:p w14:paraId="61EA4A8B" w14:textId="604B8CF8" w:rsidR="00180B47" w:rsidRPr="00180B47" w:rsidRDefault="00D00659" w:rsidP="00180B47">
      <w:r>
        <w:rPr>
          <w:noProof/>
        </w:rPr>
        <w:drawing>
          <wp:inline distT="0" distB="0" distL="0" distR="0" wp14:anchorId="4D6BFC11" wp14:editId="73CD58CB">
            <wp:extent cx="5036186" cy="2185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036186" cy="2185670"/>
                    </a:xfrm>
                    <a:prstGeom prst="rect">
                      <a:avLst/>
                    </a:prstGeom>
                  </pic:spPr>
                </pic:pic>
              </a:graphicData>
            </a:graphic>
          </wp:inline>
        </w:drawing>
      </w:r>
    </w:p>
    <w:p w14:paraId="743A9BCC" w14:textId="77777777" w:rsidR="00180B47" w:rsidRDefault="00180B47" w:rsidP="00180B47">
      <w:pPr>
        <w:pStyle w:val="Source"/>
      </w:pPr>
      <w:r>
        <w:t xml:space="preserve">Source: Development Initiatives based on OECD DAC CRS. </w:t>
      </w:r>
    </w:p>
    <w:p w14:paraId="78CB1B13" w14:textId="35120752" w:rsidR="00D00659" w:rsidRDefault="00292E3E" w:rsidP="00D00659">
      <w:pPr>
        <w:ind w:left="360" w:hanging="360"/>
      </w:pPr>
      <w:r>
        <w:t xml:space="preserve">Due to the previously mentioned volatility, there is less consistency among donors to psycho-social </w:t>
      </w:r>
      <w:commentRangeStart w:id="70"/>
      <w:commentRangeStart w:id="71"/>
      <w:r>
        <w:t>disability-relevant projects</w:t>
      </w:r>
      <w:commentRangeEnd w:id="70"/>
      <w:r>
        <w:rPr>
          <w:rStyle w:val="CommentReference"/>
        </w:rPr>
        <w:commentReference w:id="70"/>
      </w:r>
      <w:commentRangeEnd w:id="71"/>
      <w:r w:rsidR="00634037">
        <w:rPr>
          <w:rStyle w:val="CommentReference"/>
        </w:rPr>
        <w:commentReference w:id="71"/>
      </w:r>
      <w:r>
        <w:t xml:space="preserve">. </w:t>
      </w:r>
      <w:ins w:id="72" w:author="Dean Breed" w:date="2021-03-16T09:01:00Z">
        <w:r w:rsidR="00D324B5">
          <w:t>This results in inconsiste</w:t>
        </w:r>
        <w:r w:rsidR="009126CA">
          <w:t xml:space="preserve">nt quantities of aid being disbursed to projects considering persons with psychosocial disabilities. </w:t>
        </w:r>
      </w:ins>
      <w:r>
        <w:t>However, the US, Norway and Finland are consistently positioned in the top 5</w:t>
      </w:r>
      <w:r w:rsidR="00D00659">
        <w:t>, the US disbursing over 40% of all psychosocial disability-relevant aid ($9.9m in volume terms). Finland and Norway both consider persons with psychosocial disabilities to a greater extent than many donors; both disburse more than 5% of their disability-relevant aid to projects also relevant to persons with psychosocial disabilities.</w:t>
      </w:r>
    </w:p>
    <w:p w14:paraId="1A9EA7BF" w14:textId="53A6E636" w:rsidR="00180B47" w:rsidRDefault="00180B47" w:rsidP="00180B47">
      <w:pPr>
        <w:pStyle w:val="FigureTitle"/>
      </w:pPr>
      <w:r>
        <w:t xml:space="preserve">Figure </w:t>
      </w:r>
      <w:r w:rsidR="00DF719C">
        <w:t>9</w:t>
      </w:r>
      <w:r>
        <w:t xml:space="preserve">: </w:t>
      </w:r>
      <w:r>
        <w:rPr>
          <w:noProof/>
        </w:rPr>
        <w:t xml:space="preserve">Delivery channels </w:t>
      </w:r>
      <w:r w:rsidR="00DF719C">
        <w:rPr>
          <w:noProof/>
        </w:rPr>
        <w:t xml:space="preserve">to </w:t>
      </w:r>
      <w:r w:rsidR="00292E3E">
        <w:t xml:space="preserve">psychosocial </w:t>
      </w:r>
      <w:r w:rsidR="00DF719C">
        <w:rPr>
          <w:noProof/>
        </w:rPr>
        <w:t>disbility-relevant aid</w:t>
      </w:r>
      <w:r w:rsidR="00DF719C">
        <w:t xml:space="preserve"> </w:t>
      </w:r>
      <w:r>
        <w:t xml:space="preserve">Kenya, </w:t>
      </w:r>
      <w:proofErr w:type="gramStart"/>
      <w:r>
        <w:t>Uganda</w:t>
      </w:r>
      <w:proofErr w:type="gramEnd"/>
      <w:r>
        <w:t xml:space="preserve"> and Zambia, 2015-2019</w:t>
      </w:r>
    </w:p>
    <w:p w14:paraId="53960C2C" w14:textId="4F5846E8" w:rsidR="00180B47" w:rsidRDefault="00095960" w:rsidP="00180B47">
      <w:r>
        <w:rPr>
          <w:noProof/>
        </w:rPr>
        <w:lastRenderedPageBreak/>
        <w:drawing>
          <wp:inline distT="0" distB="0" distL="0" distR="0" wp14:anchorId="08A51C29" wp14:editId="1BCBB8C9">
            <wp:extent cx="5036185" cy="2461895"/>
            <wp:effectExtent l="0" t="0" r="0" b="0"/>
            <wp:docPr id="10" name="Chart 10">
              <a:extLst xmlns:a="http://schemas.openxmlformats.org/drawingml/2006/main">
                <a:ext uri="{FF2B5EF4-FFF2-40B4-BE49-F238E27FC236}">
                  <a16:creationId xmlns:a16="http://schemas.microsoft.com/office/drawing/2014/main" id="{202A8BA8-6A17-4E01-AA32-DF3DC72D38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E5DE042" w14:textId="77777777" w:rsidR="00180B47" w:rsidRDefault="00180B47" w:rsidP="00180B47">
      <w:pPr>
        <w:pStyle w:val="Source"/>
      </w:pPr>
      <w:r>
        <w:t xml:space="preserve">Source: Development Initiatives based on OECD DAC CRS. </w:t>
      </w:r>
    </w:p>
    <w:p w14:paraId="32710983" w14:textId="20AF29AF" w:rsidR="00180B47" w:rsidRDefault="00095960" w:rsidP="00180B47">
      <w:r>
        <w:t>Adding further to the distinction between channelling of all aid against disability-relevant aid, donor-country-based NGOs play the largest role in channelling of aid relevant to persons with psychosocial disabilities</w:t>
      </w:r>
      <w:r w:rsidR="00292E3E">
        <w:t>, disbursing nearly 90% of the total</w:t>
      </w:r>
      <w:r>
        <w:t xml:space="preserve">. </w:t>
      </w:r>
      <w:r w:rsidR="00292E3E">
        <w:t>International NGOs and donor governments both disburse 5% each but t</w:t>
      </w:r>
      <w:r>
        <w:t xml:space="preserve">he role of </w:t>
      </w:r>
      <w:r w:rsidR="00292E3E">
        <w:t xml:space="preserve">developing-country-based NGOs and </w:t>
      </w:r>
      <w:r>
        <w:t xml:space="preserve">recipient governments further reduces to </w:t>
      </w:r>
      <w:r w:rsidR="00292E3E">
        <w:t>negligible d</w:t>
      </w:r>
      <w:commentRangeStart w:id="73"/>
      <w:commentRangeStart w:id="74"/>
      <w:commentRangeStart w:id="75"/>
      <w:r w:rsidR="00292E3E">
        <w:t>isbursements</w:t>
      </w:r>
      <w:r>
        <w:t>.</w:t>
      </w:r>
      <w:commentRangeEnd w:id="73"/>
      <w:r>
        <w:rPr>
          <w:rStyle w:val="CommentReference"/>
        </w:rPr>
        <w:commentReference w:id="73"/>
      </w:r>
      <w:commentRangeEnd w:id="74"/>
      <w:r>
        <w:rPr>
          <w:rStyle w:val="CommentReference"/>
        </w:rPr>
        <w:commentReference w:id="74"/>
      </w:r>
      <w:commentRangeEnd w:id="75"/>
      <w:r>
        <w:rPr>
          <w:rStyle w:val="CommentReference"/>
        </w:rPr>
        <w:commentReference w:id="75"/>
      </w:r>
    </w:p>
    <w:p w14:paraId="7CC01007" w14:textId="77777777" w:rsidR="00292E3E" w:rsidRDefault="00292E3E" w:rsidP="00180B47"/>
    <w:p w14:paraId="787C0894" w14:textId="4D02981B" w:rsidR="00605058" w:rsidRPr="00A71201" w:rsidRDefault="00605058" w:rsidP="00605058">
      <w:r>
        <w:br w:type="page"/>
      </w:r>
    </w:p>
    <w:p w14:paraId="19B754B7" w14:textId="51E01D94" w:rsidR="004C4EC1" w:rsidRDefault="00193523" w:rsidP="00D00659">
      <w:pPr>
        <w:pStyle w:val="Heading2"/>
      </w:pPr>
      <w:r>
        <w:lastRenderedPageBreak/>
        <w:t>M</w:t>
      </w:r>
      <w:r w:rsidR="004C4EC1">
        <w:t>ethodology</w:t>
      </w:r>
    </w:p>
    <w:p w14:paraId="29399ECA" w14:textId="77777777" w:rsidR="004C4EC1" w:rsidRDefault="004C4EC1" w:rsidP="004C4EC1">
      <w:pPr>
        <w:pStyle w:val="Heading4"/>
      </w:pPr>
      <w:r>
        <w:t>Keyword search approach</w:t>
      </w:r>
    </w:p>
    <w:p w14:paraId="228D689A" w14:textId="77777777" w:rsidR="004C4EC1" w:rsidRDefault="004C4EC1" w:rsidP="004C4EC1">
      <w:pPr>
        <w:numPr>
          <w:ilvl w:val="0"/>
          <w:numId w:val="17"/>
        </w:numPr>
        <w:pBdr>
          <w:top w:val="nil"/>
          <w:left w:val="nil"/>
          <w:bottom w:val="nil"/>
          <w:right w:val="nil"/>
          <w:between w:val="nil"/>
        </w:pBdr>
        <w:spacing w:line="300" w:lineRule="auto"/>
      </w:pPr>
      <w:r>
        <w:rPr>
          <w:color w:val="453F43"/>
        </w:rPr>
        <w:t>Project titles and short descriptions (which can be 150 characters long) of the OECD DAC CRS entries will be searched using principal terms to identify projects with ‘principal’ objectives relevant to people with disabilities. (Table 1 below lists proposed the search terms used).</w:t>
      </w:r>
    </w:p>
    <w:p w14:paraId="25F29EC9" w14:textId="77777777" w:rsidR="004C4EC1" w:rsidRDefault="004C4EC1" w:rsidP="004C4EC1">
      <w:pPr>
        <w:numPr>
          <w:ilvl w:val="0"/>
          <w:numId w:val="17"/>
        </w:numPr>
        <w:pBdr>
          <w:top w:val="nil"/>
          <w:left w:val="nil"/>
          <w:bottom w:val="nil"/>
          <w:right w:val="nil"/>
          <w:between w:val="nil"/>
        </w:pBdr>
        <w:spacing w:before="0" w:line="300" w:lineRule="auto"/>
      </w:pPr>
      <w:r>
        <w:rPr>
          <w:color w:val="453F43"/>
        </w:rPr>
        <w:t xml:space="preserve">Long descriptions (which allow more characters to be entered for each project) will be then searched for using the same principal terms. Projects captured in the search of long descriptions were marked as ‘significant’, on the assumption that disability assistance or empowerment is one objective of a wider programme. </w:t>
      </w:r>
    </w:p>
    <w:p w14:paraId="67C23964" w14:textId="23168699" w:rsidR="004C4EC1" w:rsidRPr="00F15901" w:rsidRDefault="004C4EC1" w:rsidP="004C4EC1">
      <w:pPr>
        <w:numPr>
          <w:ilvl w:val="0"/>
          <w:numId w:val="17"/>
        </w:numPr>
        <w:pBdr>
          <w:top w:val="nil"/>
          <w:left w:val="nil"/>
          <w:bottom w:val="nil"/>
          <w:right w:val="nil"/>
          <w:between w:val="nil"/>
        </w:pBdr>
        <w:spacing w:before="0" w:line="300" w:lineRule="auto"/>
      </w:pPr>
      <w:r>
        <w:rPr>
          <w:color w:val="453F43"/>
        </w:rPr>
        <w:t>A secondary search using significant terms will be carried out on the project titles, short descriptions and long descriptions of all projects not already marked as ‘principal’ or ‘significant’. These terms aim to capture a pool of projects for which disability assistance or empowerment is part of a wider programme.</w:t>
      </w:r>
    </w:p>
    <w:p w14:paraId="6538A329" w14:textId="77777777" w:rsidR="00F15901" w:rsidRPr="00F15901" w:rsidRDefault="00F15901" w:rsidP="004C4EC1">
      <w:pPr>
        <w:numPr>
          <w:ilvl w:val="0"/>
          <w:numId w:val="17"/>
        </w:numPr>
        <w:pBdr>
          <w:top w:val="nil"/>
          <w:left w:val="nil"/>
          <w:bottom w:val="nil"/>
          <w:right w:val="nil"/>
          <w:between w:val="nil"/>
        </w:pBdr>
        <w:spacing w:before="0" w:line="300" w:lineRule="auto"/>
      </w:pPr>
      <w:r>
        <w:rPr>
          <w:color w:val="453F43"/>
        </w:rPr>
        <w:t>In addition, another search is used for key channel names of organisations that solely work on projects with ‘principal’ objectives relevant to people with disabilities.</w:t>
      </w:r>
    </w:p>
    <w:p w14:paraId="32366AB5" w14:textId="48063618" w:rsidR="00F15901" w:rsidRDefault="00F15901" w:rsidP="004C4EC1">
      <w:pPr>
        <w:numPr>
          <w:ilvl w:val="0"/>
          <w:numId w:val="17"/>
        </w:numPr>
        <w:pBdr>
          <w:top w:val="nil"/>
          <w:left w:val="nil"/>
          <w:bottom w:val="nil"/>
          <w:right w:val="nil"/>
          <w:between w:val="nil"/>
        </w:pBdr>
        <w:spacing w:before="0" w:line="300" w:lineRule="auto"/>
      </w:pPr>
      <w:r>
        <w:rPr>
          <w:color w:val="453F43"/>
        </w:rPr>
        <w:t>Projects which are marked by donors to have a ‘principal’ or ‘significant’ objective of disability assistance or empowerment are also included at this stage if not already identified.</w:t>
      </w:r>
    </w:p>
    <w:p w14:paraId="2120B042" w14:textId="77777777" w:rsidR="004C4EC1" w:rsidRDefault="004C4EC1" w:rsidP="004C4EC1">
      <w:pPr>
        <w:numPr>
          <w:ilvl w:val="0"/>
          <w:numId w:val="17"/>
        </w:numPr>
        <w:pBdr>
          <w:top w:val="nil"/>
          <w:left w:val="nil"/>
          <w:bottom w:val="nil"/>
          <w:right w:val="nil"/>
          <w:between w:val="nil"/>
        </w:pBdr>
        <w:spacing w:before="0" w:line="300" w:lineRule="auto"/>
      </w:pPr>
      <w:r>
        <w:rPr>
          <w:color w:val="453F43"/>
        </w:rPr>
        <w:t>In a similar way, false positive search terms that would create incorrect classifications will be used to identify projects that appeared to be disability-relevant in the previous steps. These projects will be manually examined to determine whether they represent programmes of which disability assistance or empowerment is a principal or significant objective, or not an objective at all. False positive search terms will be determined based on a manual check of primarily identified records.</w:t>
      </w:r>
    </w:p>
    <w:p w14:paraId="640EB194" w14:textId="55AAD471" w:rsidR="003B0041" w:rsidRDefault="003B0041" w:rsidP="003B0041">
      <w:pPr>
        <w:pStyle w:val="Heading3"/>
      </w:pPr>
      <w:r>
        <w:t>Keyword list</w:t>
      </w:r>
      <w:r w:rsidR="00772BA7">
        <w:t xml:space="preserve"> for disability-relevance</w:t>
      </w:r>
    </w:p>
    <w:p w14:paraId="5B731EC4" w14:textId="39863EDC" w:rsidR="00657489" w:rsidRDefault="004C4EC1" w:rsidP="003B0041">
      <w:r>
        <w:t xml:space="preserve">All keyword matches are conducted in lowercase. The keyword approach uses a method known as ‘regular expressions’ to match partial and dynamic phrases in the keyword list. For example, the keyword string </w:t>
      </w:r>
      <w:r>
        <w:rPr>
          <w:i/>
          <w:iCs/>
        </w:rPr>
        <w:t>‘</w:t>
      </w:r>
      <w:proofErr w:type="spellStart"/>
      <w:r>
        <w:rPr>
          <w:i/>
          <w:iCs/>
        </w:rPr>
        <w:t>disab</w:t>
      </w:r>
      <w:proofErr w:type="spellEnd"/>
      <w:r>
        <w:rPr>
          <w:i/>
          <w:iCs/>
        </w:rPr>
        <w:t xml:space="preserve">’ </w:t>
      </w:r>
      <w:r>
        <w:t xml:space="preserve">will match all instances of the </w:t>
      </w:r>
      <w:proofErr w:type="gramStart"/>
      <w:r>
        <w:t>words</w:t>
      </w:r>
      <w:proofErr w:type="gramEnd"/>
      <w:r>
        <w:t xml:space="preserve"> </w:t>
      </w:r>
      <w:r>
        <w:rPr>
          <w:i/>
          <w:iCs/>
        </w:rPr>
        <w:t xml:space="preserve">‘disability’ </w:t>
      </w:r>
      <w:r>
        <w:t xml:space="preserve">and </w:t>
      </w:r>
      <w:r>
        <w:rPr>
          <w:i/>
          <w:iCs/>
        </w:rPr>
        <w:t>‘disabled’</w:t>
      </w:r>
      <w:r>
        <w:t>. Special symbols are also used in regular expressions, for example, a period (</w:t>
      </w:r>
      <w:r>
        <w:rPr>
          <w:i/>
          <w:iCs/>
        </w:rPr>
        <w:t>‘.’</w:t>
      </w:r>
      <w:r>
        <w:t xml:space="preserve">) is a wildcard, which will match any single character in its place. Other symbols include the use of curly brackets, which define the length of a wildcard: </w:t>
      </w:r>
      <w:proofErr w:type="gramStart"/>
      <w:r>
        <w:rPr>
          <w:i/>
          <w:iCs/>
        </w:rPr>
        <w:t>‘.{</w:t>
      </w:r>
      <w:proofErr w:type="gramEnd"/>
      <w:r>
        <w:rPr>
          <w:i/>
          <w:iCs/>
        </w:rPr>
        <w:t xml:space="preserve">0,1}’ </w:t>
      </w:r>
      <w:r>
        <w:t>will match any one or zero characters in its pla</w:t>
      </w:r>
      <w:r w:rsidR="00224E66">
        <w:t xml:space="preserve">ce; and the use of </w:t>
      </w:r>
      <w:r w:rsidR="00224E66" w:rsidRPr="00224E66">
        <w:rPr>
          <w:i/>
          <w:iCs/>
        </w:rPr>
        <w:t>‘\\b’</w:t>
      </w:r>
      <w:r w:rsidR="00224E66">
        <w:t xml:space="preserve"> to represent the boundary of a word, be that a punctuation or space character</w:t>
      </w:r>
      <w:r w:rsidR="00657489">
        <w:t>.</w:t>
      </w:r>
    </w:p>
    <w:p w14:paraId="7BE660F5" w14:textId="1082EF2F" w:rsidR="00AC72F6" w:rsidRPr="004C4EC1" w:rsidRDefault="00AC72F6" w:rsidP="003B0041">
      <w:r>
        <w:t>Psychosocial disability-relevant aid is a subset of overall disability-relevant aid. Of the keywords listed below to identify disability-relevance, some have been used to also identify psychosocial disability-relevance.</w:t>
      </w:r>
    </w:p>
    <w:tbl>
      <w:tblPr>
        <w:tblW w:w="7931" w:type="dxa"/>
        <w:tblBorders>
          <w:bottom w:val="single" w:sz="8" w:space="0" w:color="E8443A"/>
          <w:insideH w:val="single" w:sz="8" w:space="0" w:color="E8443A"/>
        </w:tblBorders>
        <w:tblLayout w:type="fixed"/>
        <w:tblLook w:val="04A0" w:firstRow="1" w:lastRow="0" w:firstColumn="1" w:lastColumn="0" w:noHBand="0" w:noVBand="1"/>
      </w:tblPr>
      <w:tblGrid>
        <w:gridCol w:w="1686"/>
        <w:gridCol w:w="6245"/>
      </w:tblGrid>
      <w:tr w:rsidR="003B0041" w14:paraId="234BDCAD" w14:textId="77777777" w:rsidTr="00451414">
        <w:tc>
          <w:tcPr>
            <w:tcW w:w="1686" w:type="dxa"/>
            <w:vAlign w:val="center"/>
          </w:tcPr>
          <w:p w14:paraId="221D6479" w14:textId="77777777" w:rsidR="003B0041" w:rsidRDefault="003B0041" w:rsidP="00451414">
            <w:pPr>
              <w:pBdr>
                <w:top w:val="nil"/>
                <w:left w:val="nil"/>
                <w:bottom w:val="nil"/>
                <w:right w:val="nil"/>
                <w:between w:val="nil"/>
              </w:pBdr>
              <w:spacing w:before="120" w:after="40" w:line="260" w:lineRule="auto"/>
              <w:rPr>
                <w:color w:val="FFFFFF"/>
              </w:rPr>
            </w:pPr>
            <w:r>
              <w:rPr>
                <w:color w:val="FFFFFF"/>
              </w:rPr>
              <w:t>Set</w:t>
            </w:r>
          </w:p>
        </w:tc>
        <w:tc>
          <w:tcPr>
            <w:tcW w:w="6245" w:type="dxa"/>
            <w:vAlign w:val="center"/>
          </w:tcPr>
          <w:p w14:paraId="5CA439D7" w14:textId="77777777" w:rsidR="003B0041" w:rsidRDefault="003B0041" w:rsidP="00451414">
            <w:pPr>
              <w:pBdr>
                <w:top w:val="nil"/>
                <w:left w:val="nil"/>
                <w:bottom w:val="nil"/>
                <w:right w:val="nil"/>
                <w:between w:val="nil"/>
              </w:pBdr>
              <w:spacing w:before="120" w:after="40" w:line="260" w:lineRule="auto"/>
              <w:rPr>
                <w:color w:val="FFFFFF"/>
              </w:rPr>
            </w:pPr>
            <w:r>
              <w:rPr>
                <w:color w:val="FFFFFF"/>
              </w:rPr>
              <w:t>Terms</w:t>
            </w:r>
          </w:p>
        </w:tc>
      </w:tr>
      <w:tr w:rsidR="003B0041" w14:paraId="47FE0921" w14:textId="77777777" w:rsidTr="00451414">
        <w:trPr>
          <w:trHeight w:val="1247"/>
        </w:trPr>
        <w:tc>
          <w:tcPr>
            <w:tcW w:w="1686" w:type="dxa"/>
            <w:vAlign w:val="center"/>
          </w:tcPr>
          <w:p w14:paraId="305D9E15" w14:textId="77777777" w:rsidR="003B0041" w:rsidRPr="004C4EC1" w:rsidRDefault="003B0041" w:rsidP="00451414">
            <w:pPr>
              <w:rPr>
                <w:color w:val="000000"/>
                <w:sz w:val="18"/>
                <w:szCs w:val="22"/>
              </w:rPr>
            </w:pPr>
            <w:r w:rsidRPr="004C4EC1">
              <w:rPr>
                <w:color w:val="000000"/>
                <w:sz w:val="18"/>
                <w:szCs w:val="22"/>
              </w:rPr>
              <w:lastRenderedPageBreak/>
              <w:t>Disability: principal terms</w:t>
            </w:r>
          </w:p>
        </w:tc>
        <w:tc>
          <w:tcPr>
            <w:tcW w:w="6245" w:type="dxa"/>
            <w:vAlign w:val="center"/>
          </w:tcPr>
          <w:p w14:paraId="12865F2D" w14:textId="47D779A8" w:rsidR="007D3E2B" w:rsidRPr="004C4EC1" w:rsidRDefault="00DF719C" w:rsidP="006004A4">
            <w:pPr>
              <w:rPr>
                <w:i/>
                <w:color w:val="000000"/>
                <w:sz w:val="18"/>
                <w:szCs w:val="22"/>
              </w:rPr>
            </w:pPr>
            <w:r w:rsidRPr="00DF719C">
              <w:rPr>
                <w:i/>
                <w:color w:val="000000"/>
                <w:sz w:val="18"/>
                <w:szCs w:val="22"/>
              </w:rPr>
              <w:t>disab,discapaci,incapaci,minusválido,invalidit,infirmité,d-isab,disorder,handicap ,</w:t>
            </w:r>
            <w:proofErr w:type="spellStart"/>
            <w:r w:rsidRPr="00DF719C">
              <w:rPr>
                <w:i/>
                <w:color w:val="000000"/>
                <w:sz w:val="18"/>
                <w:szCs w:val="22"/>
              </w:rPr>
              <w:t>impairment,impaired,pwd,gwd,cwd,chronic</w:t>
            </w:r>
            <w:proofErr w:type="spellEnd"/>
            <w:r w:rsidRPr="00DF719C">
              <w:rPr>
                <w:i/>
                <w:color w:val="000000"/>
                <w:sz w:val="18"/>
                <w:szCs w:val="22"/>
              </w:rPr>
              <w:t xml:space="preserve"> </w:t>
            </w:r>
            <w:proofErr w:type="spellStart"/>
            <w:r w:rsidRPr="00DF719C">
              <w:rPr>
                <w:i/>
                <w:color w:val="000000"/>
                <w:sz w:val="18"/>
                <w:szCs w:val="22"/>
              </w:rPr>
              <w:t>health,chronic</w:t>
            </w:r>
            <w:proofErr w:type="spellEnd"/>
            <w:r w:rsidRPr="00DF719C">
              <w:rPr>
                <w:i/>
                <w:color w:val="000000"/>
                <w:sz w:val="18"/>
                <w:szCs w:val="22"/>
              </w:rPr>
              <w:t xml:space="preserve"> </w:t>
            </w:r>
            <w:proofErr w:type="spellStart"/>
            <w:r w:rsidRPr="00DF719C">
              <w:rPr>
                <w:i/>
                <w:color w:val="000000"/>
                <w:sz w:val="18"/>
                <w:szCs w:val="22"/>
              </w:rPr>
              <w:t>ill,maladie</w:t>
            </w:r>
            <w:proofErr w:type="spellEnd"/>
            <w:r w:rsidRPr="00DF719C">
              <w:rPr>
                <w:i/>
                <w:color w:val="000000"/>
                <w:sz w:val="18"/>
                <w:szCs w:val="22"/>
              </w:rPr>
              <w:t xml:space="preserve"> </w:t>
            </w:r>
            <w:proofErr w:type="spellStart"/>
            <w:r w:rsidRPr="00DF719C">
              <w:rPr>
                <w:i/>
                <w:color w:val="000000"/>
                <w:sz w:val="18"/>
                <w:szCs w:val="22"/>
              </w:rPr>
              <w:t>chronique,enfermedad</w:t>
            </w:r>
            <w:proofErr w:type="spellEnd"/>
            <w:r w:rsidRPr="00DF719C">
              <w:rPr>
                <w:i/>
                <w:color w:val="000000"/>
                <w:sz w:val="18"/>
                <w:szCs w:val="22"/>
              </w:rPr>
              <w:t xml:space="preserve"> </w:t>
            </w:r>
            <w:proofErr w:type="spellStart"/>
            <w:r w:rsidRPr="00DF719C">
              <w:rPr>
                <w:i/>
                <w:color w:val="000000"/>
                <w:sz w:val="18"/>
                <w:szCs w:val="22"/>
              </w:rPr>
              <w:t>crónica</w:t>
            </w:r>
            <w:proofErr w:type="spellEnd"/>
            <w:r w:rsidRPr="00DF719C">
              <w:rPr>
                <w:i/>
                <w:color w:val="000000"/>
                <w:sz w:val="18"/>
                <w:szCs w:val="22"/>
              </w:rPr>
              <w:t xml:space="preserve"> ,</w:t>
            </w:r>
            <w:proofErr w:type="spellStart"/>
            <w:r w:rsidRPr="00DF719C">
              <w:rPr>
                <w:i/>
                <w:color w:val="000000"/>
                <w:sz w:val="18"/>
                <w:szCs w:val="22"/>
              </w:rPr>
              <w:t>deaf,sordo,sourd,blind,ciego,aveugle,eye</w:t>
            </w:r>
            <w:proofErr w:type="spellEnd"/>
            <w:r w:rsidRPr="00DF719C">
              <w:rPr>
                <w:i/>
                <w:color w:val="000000"/>
                <w:sz w:val="18"/>
                <w:szCs w:val="22"/>
              </w:rPr>
              <w:t xml:space="preserve"> </w:t>
            </w:r>
            <w:proofErr w:type="spellStart"/>
            <w:r w:rsidRPr="00DF719C">
              <w:rPr>
                <w:i/>
                <w:color w:val="000000"/>
                <w:sz w:val="18"/>
                <w:szCs w:val="22"/>
              </w:rPr>
              <w:t>health,with</w:t>
            </w:r>
            <w:proofErr w:type="spellEnd"/>
            <w:r w:rsidRPr="00DF719C">
              <w:rPr>
                <w:i/>
                <w:color w:val="000000"/>
                <w:sz w:val="18"/>
                <w:szCs w:val="22"/>
              </w:rPr>
              <w:t xml:space="preserve"> special </w:t>
            </w:r>
            <w:proofErr w:type="spellStart"/>
            <w:r w:rsidRPr="00DF719C">
              <w:rPr>
                <w:i/>
                <w:color w:val="000000"/>
                <w:sz w:val="18"/>
                <w:szCs w:val="22"/>
              </w:rPr>
              <w:t>needs,con</w:t>
            </w:r>
            <w:proofErr w:type="spellEnd"/>
            <w:r w:rsidRPr="00DF719C">
              <w:rPr>
                <w:i/>
                <w:color w:val="000000"/>
                <w:sz w:val="18"/>
                <w:szCs w:val="22"/>
              </w:rPr>
              <w:t xml:space="preserve"> </w:t>
            </w:r>
            <w:proofErr w:type="spellStart"/>
            <w:r w:rsidRPr="00DF719C">
              <w:rPr>
                <w:i/>
                <w:color w:val="000000"/>
                <w:sz w:val="18"/>
                <w:szCs w:val="22"/>
              </w:rPr>
              <w:t>necesidades</w:t>
            </w:r>
            <w:proofErr w:type="spellEnd"/>
            <w:r w:rsidRPr="00DF719C">
              <w:rPr>
                <w:i/>
                <w:color w:val="000000"/>
                <w:sz w:val="18"/>
                <w:szCs w:val="22"/>
              </w:rPr>
              <w:t xml:space="preserve"> </w:t>
            </w:r>
            <w:proofErr w:type="spellStart"/>
            <w:r w:rsidRPr="00DF719C">
              <w:rPr>
                <w:i/>
                <w:color w:val="000000"/>
                <w:sz w:val="18"/>
                <w:szCs w:val="22"/>
              </w:rPr>
              <w:t>especiales,besoins</w:t>
            </w:r>
            <w:proofErr w:type="spellEnd"/>
            <w:r w:rsidRPr="00DF719C">
              <w:rPr>
                <w:i/>
                <w:color w:val="000000"/>
                <w:sz w:val="18"/>
                <w:szCs w:val="22"/>
              </w:rPr>
              <w:t xml:space="preserve"> </w:t>
            </w:r>
            <w:proofErr w:type="spellStart"/>
            <w:r w:rsidRPr="00DF719C">
              <w:rPr>
                <w:i/>
                <w:color w:val="000000"/>
                <w:sz w:val="18"/>
                <w:szCs w:val="22"/>
              </w:rPr>
              <w:t>spéciau,besoins</w:t>
            </w:r>
            <w:proofErr w:type="spellEnd"/>
            <w:r w:rsidRPr="00DF719C">
              <w:rPr>
                <w:i/>
                <w:color w:val="000000"/>
                <w:sz w:val="18"/>
                <w:szCs w:val="22"/>
              </w:rPr>
              <w:t xml:space="preserve"> </w:t>
            </w:r>
            <w:proofErr w:type="spellStart"/>
            <w:r w:rsidRPr="00DF719C">
              <w:rPr>
                <w:i/>
                <w:color w:val="000000"/>
                <w:sz w:val="18"/>
                <w:szCs w:val="22"/>
              </w:rPr>
              <w:t>spécifiques,special</w:t>
            </w:r>
            <w:proofErr w:type="spellEnd"/>
            <w:r w:rsidRPr="00DF719C">
              <w:rPr>
                <w:i/>
                <w:color w:val="000000"/>
                <w:sz w:val="18"/>
                <w:szCs w:val="22"/>
              </w:rPr>
              <w:t xml:space="preserve"> needs </w:t>
            </w:r>
            <w:proofErr w:type="spellStart"/>
            <w:r w:rsidRPr="00DF719C">
              <w:rPr>
                <w:i/>
                <w:color w:val="000000"/>
                <w:sz w:val="18"/>
                <w:szCs w:val="22"/>
              </w:rPr>
              <w:t>education,disabilities</w:t>
            </w:r>
            <w:proofErr w:type="spellEnd"/>
            <w:r w:rsidRPr="00DF719C">
              <w:rPr>
                <w:i/>
                <w:color w:val="000000"/>
                <w:sz w:val="18"/>
                <w:szCs w:val="22"/>
              </w:rPr>
              <w:t xml:space="preserve"> and special </w:t>
            </w:r>
            <w:proofErr w:type="spellStart"/>
            <w:r w:rsidRPr="00DF719C">
              <w:rPr>
                <w:i/>
                <w:color w:val="000000"/>
                <w:sz w:val="18"/>
                <w:szCs w:val="22"/>
              </w:rPr>
              <w:t>needs,autistic,autism,autist,mental</w:t>
            </w:r>
            <w:proofErr w:type="spellEnd"/>
            <w:r w:rsidRPr="00DF719C">
              <w:rPr>
                <w:i/>
                <w:color w:val="000000"/>
                <w:sz w:val="18"/>
                <w:szCs w:val="22"/>
              </w:rPr>
              <w:t xml:space="preserve"> health, </w:t>
            </w:r>
            <w:proofErr w:type="spellStart"/>
            <w:r w:rsidRPr="00DF719C">
              <w:rPr>
                <w:i/>
                <w:color w:val="000000"/>
                <w:sz w:val="18"/>
                <w:szCs w:val="22"/>
              </w:rPr>
              <w:t>santé</w:t>
            </w:r>
            <w:proofErr w:type="spellEnd"/>
            <w:r w:rsidRPr="00DF719C">
              <w:rPr>
                <w:i/>
                <w:color w:val="000000"/>
                <w:sz w:val="18"/>
                <w:szCs w:val="22"/>
              </w:rPr>
              <w:t xml:space="preserve"> </w:t>
            </w:r>
            <w:proofErr w:type="spellStart"/>
            <w:r w:rsidRPr="00DF719C">
              <w:rPr>
                <w:i/>
                <w:color w:val="000000"/>
                <w:sz w:val="18"/>
                <w:szCs w:val="22"/>
              </w:rPr>
              <w:t>mentale</w:t>
            </w:r>
            <w:proofErr w:type="spellEnd"/>
            <w:r w:rsidRPr="00DF719C">
              <w:rPr>
                <w:i/>
                <w:color w:val="000000"/>
                <w:sz w:val="18"/>
                <w:szCs w:val="22"/>
              </w:rPr>
              <w:t xml:space="preserve">, </w:t>
            </w:r>
            <w:proofErr w:type="spellStart"/>
            <w:r w:rsidRPr="00DF719C">
              <w:rPr>
                <w:i/>
                <w:color w:val="000000"/>
                <w:sz w:val="18"/>
                <w:szCs w:val="22"/>
              </w:rPr>
              <w:t>salud</w:t>
            </w:r>
            <w:proofErr w:type="spellEnd"/>
            <w:r w:rsidRPr="00DF719C">
              <w:rPr>
                <w:i/>
                <w:color w:val="000000"/>
                <w:sz w:val="18"/>
                <w:szCs w:val="22"/>
              </w:rPr>
              <w:t xml:space="preserve"> </w:t>
            </w:r>
            <w:proofErr w:type="spellStart"/>
            <w:r w:rsidRPr="00DF719C">
              <w:rPr>
                <w:i/>
                <w:color w:val="000000"/>
                <w:sz w:val="18"/>
                <w:szCs w:val="22"/>
              </w:rPr>
              <w:t>mental,prosthe</w:t>
            </w:r>
            <w:proofErr w:type="spellEnd"/>
            <w:r w:rsidRPr="00DF719C">
              <w:rPr>
                <w:i/>
                <w:color w:val="000000"/>
                <w:sz w:val="18"/>
                <w:szCs w:val="22"/>
              </w:rPr>
              <w:t xml:space="preserve">, </w:t>
            </w:r>
            <w:proofErr w:type="spellStart"/>
            <w:r w:rsidRPr="00DF719C">
              <w:rPr>
                <w:i/>
                <w:color w:val="000000"/>
                <w:sz w:val="18"/>
                <w:szCs w:val="22"/>
              </w:rPr>
              <w:t>prosthè</w:t>
            </w:r>
            <w:proofErr w:type="spellEnd"/>
            <w:r w:rsidRPr="00DF719C">
              <w:rPr>
                <w:i/>
                <w:color w:val="000000"/>
                <w:sz w:val="18"/>
                <w:szCs w:val="22"/>
              </w:rPr>
              <w:t xml:space="preserve">, </w:t>
            </w:r>
            <w:proofErr w:type="spellStart"/>
            <w:r w:rsidRPr="00DF719C">
              <w:rPr>
                <w:i/>
                <w:color w:val="000000"/>
                <w:sz w:val="18"/>
                <w:szCs w:val="22"/>
              </w:rPr>
              <w:t>prótesi,mobility</w:t>
            </w:r>
            <w:proofErr w:type="spellEnd"/>
            <w:r w:rsidRPr="00DF719C">
              <w:rPr>
                <w:i/>
                <w:color w:val="000000"/>
                <w:sz w:val="18"/>
                <w:szCs w:val="22"/>
              </w:rPr>
              <w:t xml:space="preserve"> device, </w:t>
            </w:r>
            <w:proofErr w:type="spellStart"/>
            <w:r w:rsidRPr="00DF719C">
              <w:rPr>
                <w:i/>
                <w:color w:val="000000"/>
                <w:sz w:val="18"/>
                <w:szCs w:val="22"/>
              </w:rPr>
              <w:t>dispositivo</w:t>
            </w:r>
            <w:proofErr w:type="spellEnd"/>
            <w:r w:rsidRPr="00DF719C">
              <w:rPr>
                <w:i/>
                <w:color w:val="000000"/>
                <w:sz w:val="18"/>
                <w:szCs w:val="22"/>
              </w:rPr>
              <w:t xml:space="preserve"> de </w:t>
            </w:r>
            <w:proofErr w:type="spellStart"/>
            <w:r w:rsidRPr="00DF719C">
              <w:rPr>
                <w:i/>
                <w:color w:val="000000"/>
                <w:sz w:val="18"/>
                <w:szCs w:val="22"/>
              </w:rPr>
              <w:t>movilidad</w:t>
            </w:r>
            <w:proofErr w:type="spellEnd"/>
            <w:r w:rsidRPr="00DF719C">
              <w:rPr>
                <w:i/>
                <w:color w:val="000000"/>
                <w:sz w:val="18"/>
                <w:szCs w:val="22"/>
              </w:rPr>
              <w:t xml:space="preserve">, </w:t>
            </w:r>
            <w:proofErr w:type="spellStart"/>
            <w:r w:rsidRPr="00DF719C">
              <w:rPr>
                <w:i/>
                <w:color w:val="000000"/>
                <w:sz w:val="18"/>
                <w:szCs w:val="22"/>
              </w:rPr>
              <w:t>dispositif</w:t>
            </w:r>
            <w:proofErr w:type="spellEnd"/>
            <w:r w:rsidRPr="00DF719C">
              <w:rPr>
                <w:i/>
                <w:color w:val="000000"/>
                <w:sz w:val="18"/>
                <w:szCs w:val="22"/>
              </w:rPr>
              <w:t xml:space="preserve"> de </w:t>
            </w:r>
            <w:proofErr w:type="spellStart"/>
            <w:r w:rsidRPr="00DF719C">
              <w:rPr>
                <w:i/>
                <w:color w:val="000000"/>
                <w:sz w:val="18"/>
                <w:szCs w:val="22"/>
              </w:rPr>
              <w:t>mobilité,wheelchair</w:t>
            </w:r>
            <w:proofErr w:type="spellEnd"/>
            <w:r w:rsidRPr="00DF719C">
              <w:rPr>
                <w:i/>
                <w:color w:val="000000"/>
                <w:sz w:val="18"/>
                <w:szCs w:val="22"/>
              </w:rPr>
              <w:t xml:space="preserve">, fauteuil </w:t>
            </w:r>
            <w:proofErr w:type="spellStart"/>
            <w:r w:rsidRPr="00DF719C">
              <w:rPr>
                <w:i/>
                <w:color w:val="000000"/>
                <w:sz w:val="18"/>
                <w:szCs w:val="22"/>
              </w:rPr>
              <w:t>roulant</w:t>
            </w:r>
            <w:proofErr w:type="spellEnd"/>
            <w:r w:rsidRPr="00DF719C">
              <w:rPr>
                <w:i/>
                <w:color w:val="000000"/>
                <w:sz w:val="18"/>
                <w:szCs w:val="22"/>
              </w:rPr>
              <w:t xml:space="preserve">, </w:t>
            </w:r>
            <w:proofErr w:type="spellStart"/>
            <w:r w:rsidRPr="00DF719C">
              <w:rPr>
                <w:i/>
                <w:color w:val="000000"/>
                <w:sz w:val="18"/>
                <w:szCs w:val="22"/>
              </w:rPr>
              <w:t>silla</w:t>
            </w:r>
            <w:proofErr w:type="spellEnd"/>
            <w:r w:rsidRPr="00DF719C">
              <w:rPr>
                <w:i/>
                <w:color w:val="000000"/>
                <w:sz w:val="18"/>
                <w:szCs w:val="22"/>
              </w:rPr>
              <w:t xml:space="preserve"> de </w:t>
            </w:r>
            <w:proofErr w:type="spellStart"/>
            <w:r w:rsidRPr="00DF719C">
              <w:rPr>
                <w:i/>
                <w:color w:val="000000"/>
                <w:sz w:val="18"/>
                <w:szCs w:val="22"/>
              </w:rPr>
              <w:t>ruedas,plegia,paralys,hearing</w:t>
            </w:r>
            <w:proofErr w:type="spellEnd"/>
            <w:r w:rsidRPr="00DF719C">
              <w:rPr>
                <w:i/>
                <w:color w:val="000000"/>
                <w:sz w:val="18"/>
                <w:szCs w:val="22"/>
              </w:rPr>
              <w:t xml:space="preserve"> </w:t>
            </w:r>
            <w:proofErr w:type="spellStart"/>
            <w:r w:rsidRPr="00DF719C">
              <w:rPr>
                <w:i/>
                <w:color w:val="000000"/>
                <w:sz w:val="18"/>
                <w:szCs w:val="22"/>
              </w:rPr>
              <w:t>aid,audífono,dispositif</w:t>
            </w:r>
            <w:proofErr w:type="spellEnd"/>
            <w:r w:rsidRPr="00DF719C">
              <w:rPr>
                <w:i/>
                <w:color w:val="000000"/>
                <w:sz w:val="18"/>
                <w:szCs w:val="22"/>
              </w:rPr>
              <w:t xml:space="preserve"> </w:t>
            </w:r>
            <w:proofErr w:type="spellStart"/>
            <w:r w:rsidRPr="00DF719C">
              <w:rPr>
                <w:i/>
                <w:color w:val="000000"/>
                <w:sz w:val="18"/>
                <w:szCs w:val="22"/>
              </w:rPr>
              <w:t>d'écoute</w:t>
            </w:r>
            <w:proofErr w:type="spellEnd"/>
            <w:r w:rsidRPr="00DF719C">
              <w:rPr>
                <w:i/>
                <w:color w:val="000000"/>
                <w:sz w:val="18"/>
                <w:szCs w:val="22"/>
              </w:rPr>
              <w:t xml:space="preserve"> pour </w:t>
            </w:r>
            <w:proofErr w:type="spellStart"/>
            <w:r w:rsidRPr="00DF719C">
              <w:rPr>
                <w:i/>
                <w:color w:val="000000"/>
                <w:sz w:val="18"/>
                <w:szCs w:val="22"/>
              </w:rPr>
              <w:t>malentendant,amputation</w:t>
            </w:r>
            <w:proofErr w:type="spellEnd"/>
            <w:r w:rsidRPr="00DF719C">
              <w:rPr>
                <w:i/>
                <w:color w:val="000000"/>
                <w:sz w:val="18"/>
                <w:szCs w:val="22"/>
              </w:rPr>
              <w:t xml:space="preserve">, amputee, </w:t>
            </w:r>
            <w:proofErr w:type="spellStart"/>
            <w:r w:rsidRPr="00DF719C">
              <w:rPr>
                <w:i/>
                <w:color w:val="000000"/>
                <w:sz w:val="18"/>
                <w:szCs w:val="22"/>
              </w:rPr>
              <w:t>amputé</w:t>
            </w:r>
            <w:proofErr w:type="spellEnd"/>
            <w:r w:rsidRPr="00DF719C">
              <w:rPr>
                <w:i/>
                <w:color w:val="000000"/>
                <w:sz w:val="18"/>
                <w:szCs w:val="22"/>
              </w:rPr>
              <w:t xml:space="preserve">, </w:t>
            </w:r>
            <w:proofErr w:type="spellStart"/>
            <w:r w:rsidRPr="00DF719C">
              <w:rPr>
                <w:i/>
                <w:color w:val="000000"/>
                <w:sz w:val="18"/>
                <w:szCs w:val="22"/>
              </w:rPr>
              <w:t>amputa,schizophreni</w:t>
            </w:r>
            <w:proofErr w:type="spellEnd"/>
            <w:r w:rsidRPr="00DF719C">
              <w:rPr>
                <w:i/>
                <w:color w:val="000000"/>
                <w:sz w:val="18"/>
                <w:szCs w:val="22"/>
              </w:rPr>
              <w:t xml:space="preserve">, </w:t>
            </w:r>
            <w:proofErr w:type="spellStart"/>
            <w:r w:rsidRPr="00DF719C">
              <w:rPr>
                <w:i/>
                <w:color w:val="000000"/>
                <w:sz w:val="18"/>
                <w:szCs w:val="22"/>
              </w:rPr>
              <w:t>esquizofrenia</w:t>
            </w:r>
            <w:proofErr w:type="spellEnd"/>
            <w:r w:rsidRPr="00DF719C">
              <w:rPr>
                <w:i/>
                <w:color w:val="000000"/>
                <w:sz w:val="18"/>
                <w:szCs w:val="22"/>
              </w:rPr>
              <w:t xml:space="preserve">, </w:t>
            </w:r>
            <w:proofErr w:type="spellStart"/>
            <w:r w:rsidRPr="00DF719C">
              <w:rPr>
                <w:i/>
                <w:color w:val="000000"/>
                <w:sz w:val="18"/>
                <w:szCs w:val="22"/>
              </w:rPr>
              <w:t>schizophrénie,bipolar,leprosy,sign</w:t>
            </w:r>
            <w:proofErr w:type="spellEnd"/>
            <w:r w:rsidRPr="00DF719C">
              <w:rPr>
                <w:i/>
                <w:color w:val="000000"/>
                <w:sz w:val="18"/>
                <w:szCs w:val="22"/>
              </w:rPr>
              <w:t xml:space="preserve"> language, </w:t>
            </w:r>
            <w:proofErr w:type="spellStart"/>
            <w:r w:rsidRPr="00DF719C">
              <w:rPr>
                <w:i/>
                <w:color w:val="000000"/>
                <w:sz w:val="18"/>
                <w:szCs w:val="22"/>
              </w:rPr>
              <w:t>langage</w:t>
            </w:r>
            <w:proofErr w:type="spellEnd"/>
            <w:r w:rsidRPr="00DF719C">
              <w:rPr>
                <w:i/>
                <w:color w:val="000000"/>
                <w:sz w:val="18"/>
                <w:szCs w:val="22"/>
              </w:rPr>
              <w:t xml:space="preserve"> des </w:t>
            </w:r>
            <w:proofErr w:type="spellStart"/>
            <w:r w:rsidRPr="00DF719C">
              <w:rPr>
                <w:i/>
                <w:color w:val="000000"/>
                <w:sz w:val="18"/>
                <w:szCs w:val="22"/>
              </w:rPr>
              <w:t>signes</w:t>
            </w:r>
            <w:proofErr w:type="spellEnd"/>
            <w:r w:rsidRPr="00DF719C">
              <w:rPr>
                <w:i/>
                <w:color w:val="000000"/>
                <w:sz w:val="18"/>
                <w:szCs w:val="22"/>
              </w:rPr>
              <w:t xml:space="preserve">, </w:t>
            </w:r>
            <w:proofErr w:type="spellStart"/>
            <w:r w:rsidRPr="00DF719C">
              <w:rPr>
                <w:i/>
                <w:color w:val="000000"/>
                <w:sz w:val="18"/>
                <w:szCs w:val="22"/>
              </w:rPr>
              <w:t>lenguaje</w:t>
            </w:r>
            <w:proofErr w:type="spellEnd"/>
            <w:r w:rsidRPr="00DF719C">
              <w:rPr>
                <w:i/>
                <w:color w:val="000000"/>
                <w:sz w:val="18"/>
                <w:szCs w:val="22"/>
              </w:rPr>
              <w:t xml:space="preserve"> de </w:t>
            </w:r>
            <w:proofErr w:type="spellStart"/>
            <w:r w:rsidRPr="00DF719C">
              <w:rPr>
                <w:i/>
                <w:color w:val="000000"/>
                <w:sz w:val="18"/>
                <w:szCs w:val="22"/>
              </w:rPr>
              <w:t>señas,arthriti</w:t>
            </w:r>
            <w:proofErr w:type="spellEnd"/>
            <w:r w:rsidRPr="00DF719C">
              <w:rPr>
                <w:i/>
                <w:color w:val="000000"/>
                <w:sz w:val="18"/>
                <w:szCs w:val="22"/>
              </w:rPr>
              <w:t xml:space="preserve">, </w:t>
            </w:r>
            <w:proofErr w:type="spellStart"/>
            <w:r w:rsidRPr="00DF719C">
              <w:rPr>
                <w:i/>
                <w:color w:val="000000"/>
                <w:sz w:val="18"/>
                <w:szCs w:val="22"/>
              </w:rPr>
              <w:t>artritis</w:t>
            </w:r>
            <w:proofErr w:type="spellEnd"/>
            <w:r w:rsidRPr="00DF719C">
              <w:rPr>
                <w:i/>
                <w:color w:val="000000"/>
                <w:sz w:val="18"/>
                <w:szCs w:val="22"/>
              </w:rPr>
              <w:t xml:space="preserve">, </w:t>
            </w:r>
            <w:proofErr w:type="spellStart"/>
            <w:r w:rsidRPr="00DF719C">
              <w:rPr>
                <w:i/>
                <w:color w:val="000000"/>
                <w:sz w:val="18"/>
                <w:szCs w:val="22"/>
              </w:rPr>
              <w:t>arthrite,rheumat</w:t>
            </w:r>
            <w:proofErr w:type="spellEnd"/>
            <w:r w:rsidRPr="00DF719C">
              <w:rPr>
                <w:i/>
                <w:color w:val="000000"/>
                <w:sz w:val="18"/>
                <w:szCs w:val="22"/>
              </w:rPr>
              <w:t xml:space="preserve">, </w:t>
            </w:r>
            <w:proofErr w:type="spellStart"/>
            <w:r w:rsidRPr="00DF719C">
              <w:rPr>
                <w:i/>
                <w:color w:val="000000"/>
                <w:sz w:val="18"/>
                <w:szCs w:val="22"/>
              </w:rPr>
              <w:t>rhumat</w:t>
            </w:r>
            <w:proofErr w:type="spellEnd"/>
            <w:r w:rsidRPr="00DF719C">
              <w:rPr>
                <w:i/>
                <w:color w:val="000000"/>
                <w:sz w:val="18"/>
                <w:szCs w:val="22"/>
              </w:rPr>
              <w:t xml:space="preserve">, </w:t>
            </w:r>
            <w:proofErr w:type="spellStart"/>
            <w:r w:rsidRPr="00DF719C">
              <w:rPr>
                <w:i/>
                <w:color w:val="000000"/>
                <w:sz w:val="18"/>
                <w:szCs w:val="22"/>
              </w:rPr>
              <w:t>reumat,dementia</w:t>
            </w:r>
            <w:proofErr w:type="spellEnd"/>
            <w:r w:rsidRPr="00DF719C">
              <w:rPr>
                <w:i/>
                <w:color w:val="000000"/>
                <w:sz w:val="18"/>
                <w:szCs w:val="22"/>
              </w:rPr>
              <w:t xml:space="preserve">, </w:t>
            </w:r>
            <w:proofErr w:type="spellStart"/>
            <w:r w:rsidRPr="00DF719C">
              <w:rPr>
                <w:i/>
                <w:color w:val="000000"/>
                <w:sz w:val="18"/>
                <w:szCs w:val="22"/>
              </w:rPr>
              <w:t>démence</w:t>
            </w:r>
            <w:proofErr w:type="spellEnd"/>
            <w:r w:rsidRPr="00DF719C">
              <w:rPr>
                <w:i/>
                <w:color w:val="000000"/>
                <w:sz w:val="18"/>
                <w:szCs w:val="22"/>
              </w:rPr>
              <w:t xml:space="preserve">, </w:t>
            </w:r>
            <w:proofErr w:type="spellStart"/>
            <w:r w:rsidRPr="00DF719C">
              <w:rPr>
                <w:i/>
                <w:color w:val="000000"/>
                <w:sz w:val="18"/>
                <w:szCs w:val="22"/>
              </w:rPr>
              <w:t>demencia,spina</w:t>
            </w:r>
            <w:proofErr w:type="spellEnd"/>
            <w:r w:rsidRPr="00DF719C">
              <w:rPr>
                <w:i/>
                <w:color w:val="000000"/>
                <w:sz w:val="18"/>
                <w:szCs w:val="22"/>
              </w:rPr>
              <w:t xml:space="preserve"> ,hydrocephalus, </w:t>
            </w:r>
            <w:proofErr w:type="spellStart"/>
            <w:r w:rsidRPr="00DF719C">
              <w:rPr>
                <w:i/>
                <w:color w:val="000000"/>
                <w:sz w:val="18"/>
                <w:szCs w:val="22"/>
              </w:rPr>
              <w:t>hidrocefalia</w:t>
            </w:r>
            <w:proofErr w:type="spellEnd"/>
            <w:r w:rsidRPr="00DF719C">
              <w:rPr>
                <w:i/>
                <w:color w:val="000000"/>
                <w:sz w:val="18"/>
                <w:szCs w:val="22"/>
              </w:rPr>
              <w:t xml:space="preserve">, </w:t>
            </w:r>
            <w:proofErr w:type="spellStart"/>
            <w:r w:rsidRPr="00DF719C">
              <w:rPr>
                <w:i/>
                <w:color w:val="000000"/>
                <w:sz w:val="18"/>
                <w:szCs w:val="22"/>
              </w:rPr>
              <w:t>l'hydrocéphalie,diabetes</w:t>
            </w:r>
            <w:proofErr w:type="spellEnd"/>
            <w:r w:rsidRPr="00DF719C">
              <w:rPr>
                <w:i/>
                <w:color w:val="000000"/>
                <w:sz w:val="18"/>
                <w:szCs w:val="22"/>
              </w:rPr>
              <w:t xml:space="preserve">, </w:t>
            </w:r>
            <w:proofErr w:type="spellStart"/>
            <w:r w:rsidRPr="00DF719C">
              <w:rPr>
                <w:i/>
                <w:color w:val="000000"/>
                <w:sz w:val="18"/>
                <w:szCs w:val="22"/>
              </w:rPr>
              <w:t>diabète,atlas</w:t>
            </w:r>
            <w:proofErr w:type="spellEnd"/>
            <w:r w:rsidRPr="00DF719C">
              <w:rPr>
                <w:i/>
                <w:color w:val="000000"/>
                <w:sz w:val="18"/>
                <w:szCs w:val="22"/>
              </w:rPr>
              <w:t xml:space="preserve"> </w:t>
            </w:r>
            <w:proofErr w:type="spellStart"/>
            <w:r w:rsidRPr="00DF719C">
              <w:rPr>
                <w:i/>
                <w:color w:val="000000"/>
                <w:sz w:val="18"/>
                <w:szCs w:val="22"/>
              </w:rPr>
              <w:t>alliance,atlas</w:t>
            </w:r>
            <w:proofErr w:type="spellEnd"/>
            <w:r w:rsidRPr="00DF719C">
              <w:rPr>
                <w:i/>
                <w:color w:val="000000"/>
                <w:sz w:val="18"/>
                <w:szCs w:val="22"/>
              </w:rPr>
              <w:t xml:space="preserve"> </w:t>
            </w:r>
            <w:proofErr w:type="spellStart"/>
            <w:r w:rsidRPr="00DF719C">
              <w:rPr>
                <w:i/>
                <w:color w:val="000000"/>
                <w:sz w:val="18"/>
                <w:szCs w:val="22"/>
              </w:rPr>
              <w:t>allinance,abilis</w:t>
            </w:r>
            <w:proofErr w:type="spellEnd"/>
            <w:r w:rsidRPr="00DF719C">
              <w:rPr>
                <w:i/>
                <w:color w:val="000000"/>
                <w:sz w:val="18"/>
                <w:szCs w:val="22"/>
              </w:rPr>
              <w:t xml:space="preserve"> </w:t>
            </w:r>
            <w:proofErr w:type="spellStart"/>
            <w:r w:rsidRPr="00DF719C">
              <w:rPr>
                <w:i/>
                <w:color w:val="000000"/>
                <w:sz w:val="18"/>
                <w:szCs w:val="22"/>
              </w:rPr>
              <w:t>foundation,zapdd,special</w:t>
            </w:r>
            <w:proofErr w:type="spellEnd"/>
            <w:r w:rsidRPr="00DF719C">
              <w:rPr>
                <w:i/>
                <w:color w:val="000000"/>
                <w:sz w:val="18"/>
                <w:szCs w:val="22"/>
              </w:rPr>
              <w:t xml:space="preserve"> education, </w:t>
            </w:r>
            <w:proofErr w:type="spellStart"/>
            <w:r w:rsidRPr="00DF719C">
              <w:rPr>
                <w:i/>
                <w:color w:val="000000"/>
                <w:sz w:val="18"/>
                <w:szCs w:val="22"/>
              </w:rPr>
              <w:t>educación</w:t>
            </w:r>
            <w:proofErr w:type="spellEnd"/>
            <w:r w:rsidRPr="00DF719C">
              <w:rPr>
                <w:i/>
                <w:color w:val="000000"/>
                <w:sz w:val="18"/>
                <w:szCs w:val="22"/>
              </w:rPr>
              <w:t xml:space="preserve"> especial, </w:t>
            </w:r>
            <w:proofErr w:type="spellStart"/>
            <w:r w:rsidRPr="00DF719C">
              <w:rPr>
                <w:i/>
                <w:color w:val="000000"/>
                <w:sz w:val="18"/>
                <w:szCs w:val="22"/>
              </w:rPr>
              <w:t>éducation</w:t>
            </w:r>
            <w:proofErr w:type="spellEnd"/>
            <w:r w:rsidRPr="00DF719C">
              <w:rPr>
                <w:i/>
                <w:color w:val="000000"/>
                <w:sz w:val="18"/>
                <w:szCs w:val="22"/>
              </w:rPr>
              <w:t xml:space="preserve"> </w:t>
            </w:r>
            <w:proofErr w:type="spellStart"/>
            <w:r w:rsidRPr="00DF719C">
              <w:rPr>
                <w:i/>
                <w:color w:val="000000"/>
                <w:sz w:val="18"/>
                <w:szCs w:val="22"/>
              </w:rPr>
              <w:t>spéciale,special</w:t>
            </w:r>
            <w:proofErr w:type="spellEnd"/>
            <w:r w:rsidRPr="00DF719C">
              <w:rPr>
                <w:i/>
                <w:color w:val="000000"/>
                <w:sz w:val="18"/>
                <w:szCs w:val="22"/>
              </w:rPr>
              <w:t xml:space="preserve"> needs education, special need </w:t>
            </w:r>
            <w:proofErr w:type="spellStart"/>
            <w:r w:rsidRPr="00DF719C">
              <w:rPr>
                <w:i/>
                <w:color w:val="000000"/>
                <w:sz w:val="18"/>
                <w:szCs w:val="22"/>
              </w:rPr>
              <w:t>education,learning</w:t>
            </w:r>
            <w:proofErr w:type="spellEnd"/>
            <w:r w:rsidRPr="00DF719C">
              <w:rPr>
                <w:i/>
                <w:color w:val="000000"/>
                <w:sz w:val="18"/>
                <w:szCs w:val="22"/>
              </w:rPr>
              <w:t xml:space="preserve"> difficult, </w:t>
            </w:r>
            <w:proofErr w:type="spellStart"/>
            <w:r w:rsidRPr="00DF719C">
              <w:rPr>
                <w:i/>
                <w:color w:val="000000"/>
                <w:sz w:val="18"/>
                <w:szCs w:val="22"/>
              </w:rPr>
              <w:t>difficultés</w:t>
            </w:r>
            <w:proofErr w:type="spellEnd"/>
            <w:r w:rsidRPr="00DF719C">
              <w:rPr>
                <w:i/>
                <w:color w:val="000000"/>
                <w:sz w:val="18"/>
                <w:szCs w:val="22"/>
              </w:rPr>
              <w:t xml:space="preserve"> </w:t>
            </w:r>
            <w:proofErr w:type="spellStart"/>
            <w:r w:rsidRPr="00DF719C">
              <w:rPr>
                <w:i/>
                <w:color w:val="000000"/>
                <w:sz w:val="18"/>
                <w:szCs w:val="22"/>
              </w:rPr>
              <w:t>d'apprentissage</w:t>
            </w:r>
            <w:proofErr w:type="spellEnd"/>
            <w:r w:rsidRPr="00DF719C">
              <w:rPr>
                <w:i/>
                <w:color w:val="000000"/>
                <w:sz w:val="18"/>
                <w:szCs w:val="22"/>
              </w:rPr>
              <w:t xml:space="preserve">, </w:t>
            </w:r>
            <w:proofErr w:type="spellStart"/>
            <w:r w:rsidRPr="00DF719C">
              <w:rPr>
                <w:i/>
                <w:color w:val="000000"/>
                <w:sz w:val="18"/>
                <w:szCs w:val="22"/>
              </w:rPr>
              <w:t>dificultades</w:t>
            </w:r>
            <w:proofErr w:type="spellEnd"/>
            <w:r w:rsidRPr="00DF719C">
              <w:rPr>
                <w:i/>
                <w:color w:val="000000"/>
                <w:sz w:val="18"/>
                <w:szCs w:val="22"/>
              </w:rPr>
              <w:t xml:space="preserve"> de </w:t>
            </w:r>
            <w:proofErr w:type="spellStart"/>
            <w:r w:rsidRPr="00DF719C">
              <w:rPr>
                <w:i/>
                <w:color w:val="000000"/>
                <w:sz w:val="18"/>
                <w:szCs w:val="22"/>
              </w:rPr>
              <w:t>aprendizaje,learning</w:t>
            </w:r>
            <w:proofErr w:type="spellEnd"/>
            <w:r w:rsidRPr="00DF719C">
              <w:rPr>
                <w:i/>
                <w:color w:val="000000"/>
                <w:sz w:val="18"/>
                <w:szCs w:val="22"/>
              </w:rPr>
              <w:t xml:space="preserve"> </w:t>
            </w:r>
            <w:proofErr w:type="spellStart"/>
            <w:r w:rsidRPr="00DF719C">
              <w:rPr>
                <w:i/>
                <w:color w:val="000000"/>
                <w:sz w:val="18"/>
                <w:szCs w:val="22"/>
              </w:rPr>
              <w:t>disa</w:t>
            </w:r>
            <w:proofErr w:type="spellEnd"/>
            <w:r w:rsidRPr="00DF719C">
              <w:rPr>
                <w:i/>
                <w:color w:val="000000"/>
                <w:sz w:val="18"/>
                <w:szCs w:val="22"/>
              </w:rPr>
              <w:t xml:space="preserve">, </w:t>
            </w:r>
            <w:proofErr w:type="spellStart"/>
            <w:r w:rsidRPr="00DF719C">
              <w:rPr>
                <w:i/>
                <w:color w:val="000000"/>
                <w:sz w:val="18"/>
                <w:szCs w:val="22"/>
              </w:rPr>
              <w:t>discapacidad</w:t>
            </w:r>
            <w:proofErr w:type="spellEnd"/>
            <w:r w:rsidRPr="00DF719C">
              <w:rPr>
                <w:i/>
                <w:color w:val="000000"/>
                <w:sz w:val="18"/>
                <w:szCs w:val="22"/>
              </w:rPr>
              <w:t xml:space="preserve"> de </w:t>
            </w:r>
            <w:proofErr w:type="spellStart"/>
            <w:r w:rsidRPr="00DF719C">
              <w:rPr>
                <w:i/>
                <w:color w:val="000000"/>
                <w:sz w:val="18"/>
                <w:szCs w:val="22"/>
              </w:rPr>
              <w:t>aprendizaje,trouble</w:t>
            </w:r>
            <w:proofErr w:type="spellEnd"/>
            <w:r w:rsidRPr="00DF719C">
              <w:rPr>
                <w:i/>
                <w:color w:val="000000"/>
                <w:sz w:val="18"/>
                <w:szCs w:val="22"/>
              </w:rPr>
              <w:t xml:space="preserve"> </w:t>
            </w:r>
            <w:proofErr w:type="spellStart"/>
            <w:r w:rsidRPr="00DF719C">
              <w:rPr>
                <w:i/>
                <w:color w:val="000000"/>
                <w:sz w:val="18"/>
                <w:szCs w:val="22"/>
              </w:rPr>
              <w:t>d'apprentissage</w:t>
            </w:r>
            <w:proofErr w:type="spellEnd"/>
            <w:r w:rsidRPr="00DF719C">
              <w:rPr>
                <w:i/>
                <w:color w:val="000000"/>
                <w:sz w:val="18"/>
                <w:szCs w:val="22"/>
              </w:rPr>
              <w:t xml:space="preserve">, learning </w:t>
            </w:r>
            <w:proofErr w:type="spellStart"/>
            <w:r w:rsidRPr="00DF719C">
              <w:rPr>
                <w:i/>
                <w:color w:val="000000"/>
                <w:sz w:val="18"/>
                <w:szCs w:val="22"/>
              </w:rPr>
              <w:t>problem,trisomy</w:t>
            </w:r>
            <w:proofErr w:type="spellEnd"/>
            <w:r w:rsidRPr="00DF719C">
              <w:rPr>
                <w:i/>
                <w:color w:val="000000"/>
                <w:sz w:val="18"/>
                <w:szCs w:val="22"/>
              </w:rPr>
              <w:t xml:space="preserve">.{0,1}21, </w:t>
            </w:r>
            <w:proofErr w:type="spellStart"/>
            <w:r w:rsidRPr="00DF719C">
              <w:rPr>
                <w:i/>
                <w:color w:val="000000"/>
                <w:sz w:val="18"/>
                <w:szCs w:val="22"/>
              </w:rPr>
              <w:t>trisomie</w:t>
            </w:r>
            <w:proofErr w:type="spellEnd"/>
            <w:r w:rsidRPr="00DF719C">
              <w:rPr>
                <w:i/>
                <w:color w:val="000000"/>
                <w:sz w:val="18"/>
                <w:szCs w:val="22"/>
              </w:rPr>
              <w:t xml:space="preserve">.{0,1}21, </w:t>
            </w:r>
            <w:proofErr w:type="spellStart"/>
            <w:r w:rsidRPr="00DF719C">
              <w:rPr>
                <w:i/>
                <w:color w:val="000000"/>
                <w:sz w:val="18"/>
                <w:szCs w:val="22"/>
              </w:rPr>
              <w:t>trisomía</w:t>
            </w:r>
            <w:proofErr w:type="spellEnd"/>
            <w:r w:rsidRPr="00DF719C">
              <w:rPr>
                <w:i/>
                <w:color w:val="000000"/>
                <w:sz w:val="18"/>
                <w:szCs w:val="22"/>
              </w:rPr>
              <w:t xml:space="preserve">.{0,1}21,down </w:t>
            </w:r>
            <w:proofErr w:type="spellStart"/>
            <w:r w:rsidRPr="00DF719C">
              <w:rPr>
                <w:i/>
                <w:color w:val="000000"/>
                <w:sz w:val="18"/>
                <w:szCs w:val="22"/>
              </w:rPr>
              <w:t>syndrom</w:t>
            </w:r>
            <w:proofErr w:type="spellEnd"/>
            <w:r w:rsidRPr="00DF719C">
              <w:rPr>
                <w:i/>
                <w:color w:val="000000"/>
                <w:sz w:val="18"/>
                <w:szCs w:val="22"/>
              </w:rPr>
              <w:t xml:space="preserve">, syndrome de down, </w:t>
            </w:r>
            <w:proofErr w:type="spellStart"/>
            <w:r w:rsidRPr="00DF719C">
              <w:rPr>
                <w:i/>
                <w:color w:val="000000"/>
                <w:sz w:val="18"/>
                <w:szCs w:val="22"/>
              </w:rPr>
              <w:t>síndrome</w:t>
            </w:r>
            <w:proofErr w:type="spellEnd"/>
            <w:r w:rsidRPr="00DF719C">
              <w:rPr>
                <w:i/>
                <w:color w:val="000000"/>
                <w:sz w:val="18"/>
                <w:szCs w:val="22"/>
              </w:rPr>
              <w:t xml:space="preserve"> de </w:t>
            </w:r>
            <w:proofErr w:type="spellStart"/>
            <w:r w:rsidRPr="00DF719C">
              <w:rPr>
                <w:i/>
                <w:color w:val="000000"/>
                <w:sz w:val="18"/>
                <w:szCs w:val="22"/>
              </w:rPr>
              <w:t>down,cerebral</w:t>
            </w:r>
            <w:proofErr w:type="spellEnd"/>
            <w:r w:rsidRPr="00DF719C">
              <w:rPr>
                <w:i/>
                <w:color w:val="000000"/>
                <w:sz w:val="18"/>
                <w:szCs w:val="22"/>
              </w:rPr>
              <w:t xml:space="preserve">, </w:t>
            </w:r>
            <w:proofErr w:type="spellStart"/>
            <w:r w:rsidRPr="00DF719C">
              <w:rPr>
                <w:i/>
                <w:color w:val="000000"/>
                <w:sz w:val="18"/>
                <w:szCs w:val="22"/>
              </w:rPr>
              <w:t>cérébrale,crpd,cognitive</w:t>
            </w:r>
            <w:proofErr w:type="spellEnd"/>
            <w:r w:rsidRPr="00DF719C">
              <w:rPr>
                <w:i/>
                <w:color w:val="000000"/>
                <w:sz w:val="18"/>
                <w:szCs w:val="22"/>
              </w:rPr>
              <w:t xml:space="preserve"> dis, </w:t>
            </w:r>
            <w:proofErr w:type="spellStart"/>
            <w:r w:rsidRPr="00DF719C">
              <w:rPr>
                <w:i/>
                <w:color w:val="000000"/>
                <w:sz w:val="18"/>
                <w:szCs w:val="22"/>
              </w:rPr>
              <w:t>discapacidad</w:t>
            </w:r>
            <w:proofErr w:type="spellEnd"/>
            <w:r w:rsidRPr="00DF719C">
              <w:rPr>
                <w:i/>
                <w:color w:val="000000"/>
                <w:sz w:val="18"/>
                <w:szCs w:val="22"/>
              </w:rPr>
              <w:t xml:space="preserve"> </w:t>
            </w:r>
            <w:proofErr w:type="spellStart"/>
            <w:r w:rsidRPr="00DF719C">
              <w:rPr>
                <w:i/>
                <w:color w:val="000000"/>
                <w:sz w:val="18"/>
                <w:szCs w:val="22"/>
              </w:rPr>
              <w:t>cognitiva,déficience</w:t>
            </w:r>
            <w:proofErr w:type="spellEnd"/>
            <w:r w:rsidRPr="00DF719C">
              <w:rPr>
                <w:i/>
                <w:color w:val="000000"/>
                <w:sz w:val="18"/>
                <w:szCs w:val="22"/>
              </w:rPr>
              <w:t xml:space="preserve"> cognitive, cognitive </w:t>
            </w:r>
            <w:proofErr w:type="spellStart"/>
            <w:r w:rsidRPr="00DF719C">
              <w:rPr>
                <w:i/>
                <w:color w:val="000000"/>
                <w:sz w:val="18"/>
                <w:szCs w:val="22"/>
              </w:rPr>
              <w:t>defici,cognitive</w:t>
            </w:r>
            <w:proofErr w:type="spellEnd"/>
            <w:r w:rsidRPr="00DF719C">
              <w:rPr>
                <w:i/>
                <w:color w:val="000000"/>
                <w:sz w:val="18"/>
                <w:szCs w:val="22"/>
              </w:rPr>
              <w:t xml:space="preserve"> delay, delayed </w:t>
            </w:r>
            <w:proofErr w:type="spellStart"/>
            <w:r w:rsidRPr="00DF719C">
              <w:rPr>
                <w:i/>
                <w:color w:val="000000"/>
                <w:sz w:val="18"/>
                <w:szCs w:val="22"/>
              </w:rPr>
              <w:t>cognitive,fetal</w:t>
            </w:r>
            <w:proofErr w:type="spellEnd"/>
            <w:r w:rsidRPr="00DF719C">
              <w:rPr>
                <w:i/>
                <w:color w:val="000000"/>
                <w:sz w:val="18"/>
                <w:szCs w:val="22"/>
              </w:rPr>
              <w:t xml:space="preserve"> alcohol </w:t>
            </w:r>
            <w:proofErr w:type="spellStart"/>
            <w:r w:rsidRPr="00DF719C">
              <w:rPr>
                <w:i/>
                <w:color w:val="000000"/>
                <w:sz w:val="18"/>
                <w:szCs w:val="22"/>
              </w:rPr>
              <w:t>syndrome,developmental</w:t>
            </w:r>
            <w:proofErr w:type="spellEnd"/>
            <w:r w:rsidRPr="00DF719C">
              <w:rPr>
                <w:i/>
                <w:color w:val="000000"/>
                <w:sz w:val="18"/>
                <w:szCs w:val="22"/>
              </w:rPr>
              <w:t xml:space="preserve"> </w:t>
            </w:r>
            <w:proofErr w:type="spellStart"/>
            <w:r w:rsidRPr="00DF719C">
              <w:rPr>
                <w:i/>
                <w:color w:val="000000"/>
                <w:sz w:val="18"/>
                <w:szCs w:val="22"/>
              </w:rPr>
              <w:t>delay,pmld,neuro</w:t>
            </w:r>
            <w:proofErr w:type="spellEnd"/>
            <w:r w:rsidRPr="00DF719C">
              <w:rPr>
                <w:i/>
                <w:color w:val="000000"/>
                <w:sz w:val="18"/>
                <w:szCs w:val="22"/>
              </w:rPr>
              <w:t>.{0,1}</w:t>
            </w:r>
            <w:proofErr w:type="spellStart"/>
            <w:r w:rsidRPr="00DF719C">
              <w:rPr>
                <w:i/>
                <w:color w:val="000000"/>
                <w:sz w:val="18"/>
                <w:szCs w:val="22"/>
              </w:rPr>
              <w:t>development,neuro</w:t>
            </w:r>
            <w:proofErr w:type="spellEnd"/>
            <w:r w:rsidRPr="00DF719C">
              <w:rPr>
                <w:i/>
                <w:color w:val="000000"/>
                <w:sz w:val="18"/>
                <w:szCs w:val="22"/>
              </w:rPr>
              <w:t>.{0,1}</w:t>
            </w:r>
            <w:proofErr w:type="spellStart"/>
            <w:r w:rsidRPr="00DF719C">
              <w:rPr>
                <w:i/>
                <w:color w:val="000000"/>
                <w:sz w:val="18"/>
                <w:szCs w:val="22"/>
              </w:rPr>
              <w:t>diverse,sclerosis</w:t>
            </w:r>
            <w:proofErr w:type="spellEnd"/>
            <w:r w:rsidRPr="00DF719C">
              <w:rPr>
                <w:i/>
                <w:color w:val="000000"/>
                <w:sz w:val="18"/>
                <w:szCs w:val="22"/>
              </w:rPr>
              <w:t xml:space="preserve">, </w:t>
            </w:r>
            <w:proofErr w:type="spellStart"/>
            <w:r w:rsidRPr="00DF719C">
              <w:rPr>
                <w:i/>
                <w:color w:val="000000"/>
                <w:sz w:val="18"/>
                <w:szCs w:val="22"/>
              </w:rPr>
              <w:t>sclérose,albinism</w:t>
            </w:r>
            <w:proofErr w:type="spellEnd"/>
            <w:r w:rsidRPr="00DF719C">
              <w:rPr>
                <w:i/>
                <w:color w:val="000000"/>
                <w:sz w:val="18"/>
                <w:szCs w:val="22"/>
              </w:rPr>
              <w:t xml:space="preserve">, </w:t>
            </w:r>
            <w:proofErr w:type="spellStart"/>
            <w:r w:rsidRPr="00DF719C">
              <w:rPr>
                <w:i/>
                <w:color w:val="000000"/>
                <w:sz w:val="18"/>
                <w:szCs w:val="22"/>
              </w:rPr>
              <w:t>albino,assistive</w:t>
            </w:r>
            <w:proofErr w:type="spellEnd"/>
            <w:r w:rsidRPr="00DF719C">
              <w:rPr>
                <w:i/>
                <w:color w:val="000000"/>
                <w:sz w:val="18"/>
                <w:szCs w:val="22"/>
              </w:rPr>
              <w:t xml:space="preserve"> technology, </w:t>
            </w:r>
            <w:proofErr w:type="spellStart"/>
            <w:r w:rsidRPr="00DF719C">
              <w:rPr>
                <w:i/>
                <w:color w:val="000000"/>
                <w:sz w:val="18"/>
                <w:szCs w:val="22"/>
              </w:rPr>
              <w:t>tecnología</w:t>
            </w:r>
            <w:proofErr w:type="spellEnd"/>
            <w:r w:rsidRPr="00DF719C">
              <w:rPr>
                <w:i/>
                <w:color w:val="000000"/>
                <w:sz w:val="18"/>
                <w:szCs w:val="22"/>
              </w:rPr>
              <w:t xml:space="preserve"> de </w:t>
            </w:r>
            <w:proofErr w:type="spellStart"/>
            <w:r w:rsidRPr="00DF719C">
              <w:rPr>
                <w:i/>
                <w:color w:val="000000"/>
                <w:sz w:val="18"/>
                <w:szCs w:val="22"/>
              </w:rPr>
              <w:t>asistencia</w:t>
            </w:r>
            <w:proofErr w:type="spellEnd"/>
            <w:r w:rsidRPr="00DF719C">
              <w:rPr>
                <w:i/>
                <w:color w:val="000000"/>
                <w:sz w:val="18"/>
                <w:szCs w:val="22"/>
              </w:rPr>
              <w:t xml:space="preserve">, la </w:t>
            </w:r>
            <w:proofErr w:type="spellStart"/>
            <w:r w:rsidRPr="00DF719C">
              <w:rPr>
                <w:i/>
                <w:color w:val="000000"/>
                <w:sz w:val="18"/>
                <w:szCs w:val="22"/>
              </w:rPr>
              <w:t>technologie</w:t>
            </w:r>
            <w:proofErr w:type="spellEnd"/>
            <w:r w:rsidRPr="00DF719C">
              <w:rPr>
                <w:i/>
                <w:color w:val="000000"/>
                <w:sz w:val="18"/>
                <w:szCs w:val="22"/>
              </w:rPr>
              <w:t xml:space="preserve"> </w:t>
            </w:r>
            <w:proofErr w:type="spellStart"/>
            <w:r w:rsidRPr="00DF719C">
              <w:rPr>
                <w:i/>
                <w:color w:val="000000"/>
                <w:sz w:val="18"/>
                <w:szCs w:val="22"/>
              </w:rPr>
              <w:t>d'assistance,assistive</w:t>
            </w:r>
            <w:proofErr w:type="spellEnd"/>
            <w:r w:rsidRPr="00DF719C">
              <w:rPr>
                <w:i/>
                <w:color w:val="000000"/>
                <w:sz w:val="18"/>
                <w:szCs w:val="22"/>
              </w:rPr>
              <w:t xml:space="preserve"> devices, </w:t>
            </w:r>
            <w:proofErr w:type="spellStart"/>
            <w:r w:rsidRPr="00DF719C">
              <w:rPr>
                <w:i/>
                <w:color w:val="000000"/>
                <w:sz w:val="18"/>
                <w:szCs w:val="22"/>
              </w:rPr>
              <w:t>dispositifs</w:t>
            </w:r>
            <w:proofErr w:type="spellEnd"/>
            <w:r w:rsidRPr="00DF719C">
              <w:rPr>
                <w:i/>
                <w:color w:val="000000"/>
                <w:sz w:val="18"/>
                <w:szCs w:val="22"/>
              </w:rPr>
              <w:t xml:space="preserve"> </w:t>
            </w:r>
            <w:proofErr w:type="spellStart"/>
            <w:r w:rsidRPr="00DF719C">
              <w:rPr>
                <w:i/>
                <w:color w:val="000000"/>
                <w:sz w:val="18"/>
                <w:szCs w:val="22"/>
              </w:rPr>
              <w:t>d'assistance</w:t>
            </w:r>
            <w:proofErr w:type="spellEnd"/>
            <w:r w:rsidRPr="00DF719C">
              <w:rPr>
                <w:i/>
                <w:color w:val="000000"/>
                <w:sz w:val="18"/>
                <w:szCs w:val="22"/>
              </w:rPr>
              <w:t xml:space="preserve">, </w:t>
            </w:r>
            <w:proofErr w:type="spellStart"/>
            <w:r w:rsidRPr="00DF719C">
              <w:rPr>
                <w:i/>
                <w:color w:val="000000"/>
                <w:sz w:val="18"/>
                <w:szCs w:val="22"/>
              </w:rPr>
              <w:t>dispositivos</w:t>
            </w:r>
            <w:proofErr w:type="spellEnd"/>
            <w:r w:rsidRPr="00DF719C">
              <w:rPr>
                <w:i/>
                <w:color w:val="000000"/>
                <w:sz w:val="18"/>
                <w:szCs w:val="22"/>
              </w:rPr>
              <w:t xml:space="preserve"> de </w:t>
            </w:r>
            <w:proofErr w:type="spellStart"/>
            <w:r w:rsidRPr="00DF719C">
              <w:rPr>
                <w:i/>
                <w:color w:val="000000"/>
                <w:sz w:val="18"/>
                <w:szCs w:val="22"/>
              </w:rPr>
              <w:t>ayuda,reasonable</w:t>
            </w:r>
            <w:proofErr w:type="spellEnd"/>
            <w:r w:rsidRPr="00DF719C">
              <w:rPr>
                <w:i/>
                <w:color w:val="000000"/>
                <w:sz w:val="18"/>
                <w:szCs w:val="22"/>
              </w:rPr>
              <w:t xml:space="preserve"> accommodation, </w:t>
            </w:r>
            <w:proofErr w:type="spellStart"/>
            <w:r w:rsidRPr="00DF719C">
              <w:rPr>
                <w:i/>
                <w:color w:val="000000"/>
                <w:sz w:val="18"/>
                <w:szCs w:val="22"/>
              </w:rPr>
              <w:t>acomodación</w:t>
            </w:r>
            <w:proofErr w:type="spellEnd"/>
            <w:r w:rsidRPr="00DF719C">
              <w:rPr>
                <w:i/>
                <w:color w:val="000000"/>
                <w:sz w:val="18"/>
                <w:szCs w:val="22"/>
              </w:rPr>
              <w:t xml:space="preserve"> </w:t>
            </w:r>
            <w:proofErr w:type="spellStart"/>
            <w:r w:rsidRPr="00DF719C">
              <w:rPr>
                <w:i/>
                <w:color w:val="000000"/>
                <w:sz w:val="18"/>
                <w:szCs w:val="22"/>
              </w:rPr>
              <w:t>razonable</w:t>
            </w:r>
            <w:proofErr w:type="spellEnd"/>
            <w:r w:rsidRPr="00DF719C">
              <w:rPr>
                <w:i/>
                <w:color w:val="000000"/>
                <w:sz w:val="18"/>
                <w:szCs w:val="22"/>
              </w:rPr>
              <w:t xml:space="preserve">, </w:t>
            </w:r>
            <w:proofErr w:type="spellStart"/>
            <w:r w:rsidRPr="00DF719C">
              <w:rPr>
                <w:i/>
                <w:color w:val="000000"/>
                <w:sz w:val="18"/>
                <w:szCs w:val="22"/>
              </w:rPr>
              <w:t>acomodaciones</w:t>
            </w:r>
            <w:proofErr w:type="spellEnd"/>
            <w:r w:rsidRPr="00DF719C">
              <w:rPr>
                <w:i/>
                <w:color w:val="000000"/>
                <w:sz w:val="18"/>
                <w:szCs w:val="22"/>
              </w:rPr>
              <w:t xml:space="preserve"> </w:t>
            </w:r>
            <w:proofErr w:type="spellStart"/>
            <w:r w:rsidRPr="00DF719C">
              <w:rPr>
                <w:i/>
                <w:color w:val="000000"/>
                <w:sz w:val="18"/>
                <w:szCs w:val="22"/>
              </w:rPr>
              <w:t>razonables</w:t>
            </w:r>
            <w:proofErr w:type="spellEnd"/>
            <w:r w:rsidRPr="00DF719C">
              <w:rPr>
                <w:i/>
                <w:color w:val="000000"/>
                <w:sz w:val="18"/>
                <w:szCs w:val="22"/>
              </w:rPr>
              <w:t xml:space="preserve">, </w:t>
            </w:r>
            <w:proofErr w:type="spellStart"/>
            <w:r w:rsidRPr="00DF719C">
              <w:rPr>
                <w:i/>
                <w:color w:val="000000"/>
                <w:sz w:val="18"/>
                <w:szCs w:val="22"/>
              </w:rPr>
              <w:t>aménagements</w:t>
            </w:r>
            <w:proofErr w:type="spellEnd"/>
            <w:r w:rsidRPr="00DF719C">
              <w:rPr>
                <w:i/>
                <w:color w:val="000000"/>
                <w:sz w:val="18"/>
                <w:szCs w:val="22"/>
              </w:rPr>
              <w:t xml:space="preserve"> </w:t>
            </w:r>
            <w:proofErr w:type="spellStart"/>
            <w:r w:rsidRPr="00DF719C">
              <w:rPr>
                <w:i/>
                <w:color w:val="000000"/>
                <w:sz w:val="18"/>
                <w:szCs w:val="22"/>
              </w:rPr>
              <w:t>raisonnables</w:t>
            </w:r>
            <w:proofErr w:type="spellEnd"/>
            <w:r w:rsidRPr="00DF719C">
              <w:rPr>
                <w:i/>
                <w:color w:val="000000"/>
                <w:sz w:val="18"/>
                <w:szCs w:val="22"/>
              </w:rPr>
              <w:t xml:space="preserve">, </w:t>
            </w:r>
            <w:proofErr w:type="spellStart"/>
            <w:r w:rsidRPr="00DF719C">
              <w:rPr>
                <w:i/>
                <w:color w:val="000000"/>
                <w:sz w:val="18"/>
                <w:szCs w:val="22"/>
              </w:rPr>
              <w:t>accommodement</w:t>
            </w:r>
            <w:proofErr w:type="spellEnd"/>
            <w:r w:rsidRPr="00DF719C">
              <w:rPr>
                <w:i/>
                <w:color w:val="000000"/>
                <w:sz w:val="18"/>
                <w:szCs w:val="22"/>
              </w:rPr>
              <w:t xml:space="preserve"> </w:t>
            </w:r>
            <w:proofErr w:type="spellStart"/>
            <w:r w:rsidRPr="00DF719C">
              <w:rPr>
                <w:i/>
                <w:color w:val="000000"/>
                <w:sz w:val="18"/>
                <w:szCs w:val="22"/>
              </w:rPr>
              <w:t>raisonnable,inclusive</w:t>
            </w:r>
            <w:proofErr w:type="spellEnd"/>
            <w:r w:rsidRPr="00DF719C">
              <w:rPr>
                <w:i/>
                <w:color w:val="000000"/>
                <w:sz w:val="18"/>
                <w:szCs w:val="22"/>
              </w:rPr>
              <w:t xml:space="preserve"> education, </w:t>
            </w:r>
            <w:proofErr w:type="spellStart"/>
            <w:r w:rsidRPr="00DF719C">
              <w:rPr>
                <w:i/>
                <w:color w:val="000000"/>
                <w:sz w:val="18"/>
                <w:szCs w:val="22"/>
              </w:rPr>
              <w:t>éducation</w:t>
            </w:r>
            <w:proofErr w:type="spellEnd"/>
            <w:r w:rsidRPr="00DF719C">
              <w:rPr>
                <w:i/>
                <w:color w:val="000000"/>
                <w:sz w:val="18"/>
                <w:szCs w:val="22"/>
              </w:rPr>
              <w:t xml:space="preserve"> </w:t>
            </w:r>
            <w:proofErr w:type="spellStart"/>
            <w:r w:rsidRPr="00DF719C">
              <w:rPr>
                <w:i/>
                <w:color w:val="000000"/>
                <w:sz w:val="18"/>
                <w:szCs w:val="22"/>
              </w:rPr>
              <w:t>inclusive,educación</w:t>
            </w:r>
            <w:proofErr w:type="spellEnd"/>
            <w:r w:rsidRPr="00DF719C">
              <w:rPr>
                <w:i/>
                <w:color w:val="000000"/>
                <w:sz w:val="18"/>
                <w:szCs w:val="22"/>
              </w:rPr>
              <w:t xml:space="preserve"> </w:t>
            </w:r>
            <w:proofErr w:type="spellStart"/>
            <w:r w:rsidRPr="00DF719C">
              <w:rPr>
                <w:i/>
                <w:color w:val="000000"/>
                <w:sz w:val="18"/>
                <w:szCs w:val="22"/>
              </w:rPr>
              <w:t>inclusive,accessibility,accesibilidad,accessibilité,workplace</w:t>
            </w:r>
            <w:proofErr w:type="spellEnd"/>
            <w:r w:rsidRPr="00DF719C">
              <w:rPr>
                <w:i/>
                <w:color w:val="000000"/>
                <w:sz w:val="18"/>
                <w:szCs w:val="22"/>
              </w:rPr>
              <w:t xml:space="preserve"> accommodations, </w:t>
            </w:r>
            <w:proofErr w:type="spellStart"/>
            <w:r w:rsidRPr="00DF719C">
              <w:rPr>
                <w:i/>
                <w:color w:val="000000"/>
                <w:sz w:val="18"/>
                <w:szCs w:val="22"/>
              </w:rPr>
              <w:t>aménagements</w:t>
            </w:r>
            <w:proofErr w:type="spellEnd"/>
            <w:r w:rsidRPr="00DF719C">
              <w:rPr>
                <w:i/>
                <w:color w:val="000000"/>
                <w:sz w:val="18"/>
                <w:szCs w:val="22"/>
              </w:rPr>
              <w:t xml:space="preserve"> </w:t>
            </w:r>
            <w:proofErr w:type="spellStart"/>
            <w:r w:rsidRPr="00DF719C">
              <w:rPr>
                <w:i/>
                <w:color w:val="000000"/>
                <w:sz w:val="18"/>
                <w:szCs w:val="22"/>
              </w:rPr>
              <w:t>en</w:t>
            </w:r>
            <w:proofErr w:type="spellEnd"/>
            <w:r w:rsidRPr="00DF719C">
              <w:rPr>
                <w:i/>
                <w:color w:val="000000"/>
                <w:sz w:val="18"/>
                <w:szCs w:val="22"/>
              </w:rPr>
              <w:t xml:space="preserve"> milieu de travail, </w:t>
            </w:r>
            <w:proofErr w:type="spellStart"/>
            <w:r w:rsidRPr="00DF719C">
              <w:rPr>
                <w:i/>
                <w:color w:val="000000"/>
                <w:sz w:val="18"/>
                <w:szCs w:val="22"/>
              </w:rPr>
              <w:t>alojamiento</w:t>
            </w:r>
            <w:proofErr w:type="spellEnd"/>
            <w:r w:rsidRPr="00DF719C">
              <w:rPr>
                <w:i/>
                <w:color w:val="000000"/>
                <w:sz w:val="18"/>
                <w:szCs w:val="22"/>
              </w:rPr>
              <w:t xml:space="preserve"> </w:t>
            </w:r>
            <w:proofErr w:type="spellStart"/>
            <w:r w:rsidRPr="00DF719C">
              <w:rPr>
                <w:i/>
                <w:color w:val="000000"/>
                <w:sz w:val="18"/>
                <w:szCs w:val="22"/>
              </w:rPr>
              <w:t>en</w:t>
            </w:r>
            <w:proofErr w:type="spellEnd"/>
            <w:r w:rsidRPr="00DF719C">
              <w:rPr>
                <w:i/>
                <w:color w:val="000000"/>
                <w:sz w:val="18"/>
                <w:szCs w:val="22"/>
              </w:rPr>
              <w:t xml:space="preserve"> el </w:t>
            </w:r>
            <w:proofErr w:type="spellStart"/>
            <w:r w:rsidRPr="00DF719C">
              <w:rPr>
                <w:i/>
                <w:color w:val="000000"/>
                <w:sz w:val="18"/>
                <w:szCs w:val="22"/>
              </w:rPr>
              <w:t>lugar</w:t>
            </w:r>
            <w:proofErr w:type="spellEnd"/>
            <w:r w:rsidRPr="00DF719C">
              <w:rPr>
                <w:i/>
                <w:color w:val="000000"/>
                <w:sz w:val="18"/>
                <w:szCs w:val="22"/>
              </w:rPr>
              <w:t xml:space="preserve"> de </w:t>
            </w:r>
            <w:proofErr w:type="spellStart"/>
            <w:r w:rsidRPr="00DF719C">
              <w:rPr>
                <w:i/>
                <w:color w:val="000000"/>
                <w:sz w:val="18"/>
                <w:szCs w:val="22"/>
              </w:rPr>
              <w:t>trabajo,people</w:t>
            </w:r>
            <w:proofErr w:type="spellEnd"/>
            <w:r w:rsidRPr="00DF719C">
              <w:rPr>
                <w:i/>
                <w:color w:val="000000"/>
                <w:sz w:val="18"/>
                <w:szCs w:val="22"/>
              </w:rPr>
              <w:t xml:space="preserve"> with limited </w:t>
            </w:r>
            <w:proofErr w:type="spellStart"/>
            <w:r w:rsidRPr="00DF719C">
              <w:rPr>
                <w:i/>
                <w:color w:val="000000"/>
                <w:sz w:val="18"/>
                <w:szCs w:val="22"/>
              </w:rPr>
              <w:t>capacit</w:t>
            </w:r>
            <w:proofErr w:type="spellEnd"/>
            <w:r w:rsidRPr="00DF719C">
              <w:rPr>
                <w:i/>
                <w:color w:val="000000"/>
                <w:sz w:val="18"/>
                <w:szCs w:val="22"/>
              </w:rPr>
              <w:t xml:space="preserve">, </w:t>
            </w:r>
            <w:proofErr w:type="spellStart"/>
            <w:r w:rsidRPr="00DF719C">
              <w:rPr>
                <w:i/>
                <w:color w:val="000000"/>
                <w:sz w:val="18"/>
                <w:szCs w:val="22"/>
              </w:rPr>
              <w:t>personnes</w:t>
            </w:r>
            <w:proofErr w:type="spellEnd"/>
            <w:r w:rsidRPr="00DF719C">
              <w:rPr>
                <w:i/>
                <w:color w:val="000000"/>
                <w:sz w:val="18"/>
                <w:szCs w:val="22"/>
              </w:rPr>
              <w:t xml:space="preserve"> avec </w:t>
            </w:r>
            <w:proofErr w:type="spellStart"/>
            <w:r w:rsidRPr="00DF719C">
              <w:rPr>
                <w:i/>
                <w:color w:val="000000"/>
                <w:sz w:val="18"/>
                <w:szCs w:val="22"/>
              </w:rPr>
              <w:t>une</w:t>
            </w:r>
            <w:proofErr w:type="spellEnd"/>
            <w:r w:rsidRPr="00DF719C">
              <w:rPr>
                <w:i/>
                <w:color w:val="000000"/>
                <w:sz w:val="18"/>
                <w:szCs w:val="22"/>
              </w:rPr>
              <w:t xml:space="preserve"> </w:t>
            </w:r>
            <w:proofErr w:type="spellStart"/>
            <w:r w:rsidRPr="00DF719C">
              <w:rPr>
                <w:i/>
                <w:color w:val="000000"/>
                <w:sz w:val="18"/>
                <w:szCs w:val="22"/>
              </w:rPr>
              <w:t>capacité</w:t>
            </w:r>
            <w:proofErr w:type="spellEnd"/>
            <w:r w:rsidRPr="00DF719C">
              <w:rPr>
                <w:i/>
                <w:color w:val="000000"/>
                <w:sz w:val="18"/>
                <w:szCs w:val="22"/>
              </w:rPr>
              <w:t xml:space="preserve">.{0,1} </w:t>
            </w:r>
            <w:proofErr w:type="spellStart"/>
            <w:r w:rsidRPr="00DF719C">
              <w:rPr>
                <w:i/>
                <w:color w:val="000000"/>
                <w:sz w:val="18"/>
                <w:szCs w:val="22"/>
              </w:rPr>
              <w:t>limitée</w:t>
            </w:r>
            <w:proofErr w:type="spellEnd"/>
            <w:r w:rsidRPr="00DF719C">
              <w:rPr>
                <w:i/>
                <w:color w:val="000000"/>
                <w:sz w:val="18"/>
                <w:szCs w:val="22"/>
              </w:rPr>
              <w:t xml:space="preserve">, personas con </w:t>
            </w:r>
            <w:proofErr w:type="spellStart"/>
            <w:r w:rsidRPr="00DF719C">
              <w:rPr>
                <w:i/>
                <w:color w:val="000000"/>
                <w:sz w:val="18"/>
                <w:szCs w:val="22"/>
              </w:rPr>
              <w:t>capacidad</w:t>
            </w:r>
            <w:proofErr w:type="spellEnd"/>
            <w:r w:rsidRPr="00DF719C">
              <w:rPr>
                <w:i/>
                <w:color w:val="000000"/>
                <w:sz w:val="18"/>
                <w:szCs w:val="22"/>
              </w:rPr>
              <w:t xml:space="preserve">.{0,2} </w:t>
            </w:r>
            <w:proofErr w:type="spellStart"/>
            <w:r w:rsidRPr="00DF719C">
              <w:rPr>
                <w:i/>
                <w:color w:val="000000"/>
                <w:sz w:val="18"/>
                <w:szCs w:val="22"/>
              </w:rPr>
              <w:t>limitada</w:t>
            </w:r>
            <w:proofErr w:type="spellEnd"/>
          </w:p>
        </w:tc>
      </w:tr>
      <w:tr w:rsidR="003B0041" w14:paraId="5119C2AC" w14:textId="77777777" w:rsidTr="00451414">
        <w:trPr>
          <w:trHeight w:val="1247"/>
        </w:trPr>
        <w:tc>
          <w:tcPr>
            <w:tcW w:w="1686" w:type="dxa"/>
            <w:vAlign w:val="center"/>
          </w:tcPr>
          <w:p w14:paraId="77B11146" w14:textId="77777777" w:rsidR="003B0041" w:rsidRPr="004C4EC1" w:rsidRDefault="003B0041" w:rsidP="00451414">
            <w:pPr>
              <w:rPr>
                <w:color w:val="000000"/>
                <w:sz w:val="18"/>
                <w:szCs w:val="22"/>
              </w:rPr>
            </w:pPr>
            <w:r w:rsidRPr="004C4EC1">
              <w:rPr>
                <w:color w:val="000000"/>
                <w:sz w:val="18"/>
                <w:szCs w:val="22"/>
              </w:rPr>
              <w:t>Disability: significant terms</w:t>
            </w:r>
          </w:p>
        </w:tc>
        <w:tc>
          <w:tcPr>
            <w:tcW w:w="6245" w:type="dxa"/>
            <w:vAlign w:val="center"/>
          </w:tcPr>
          <w:p w14:paraId="5EF0A5E9" w14:textId="0DC7D79E" w:rsidR="00DF719C" w:rsidRPr="004C4EC1" w:rsidRDefault="00DF719C" w:rsidP="006004A4">
            <w:pPr>
              <w:rPr>
                <w:i/>
                <w:color w:val="000000"/>
                <w:sz w:val="18"/>
                <w:szCs w:val="22"/>
              </w:rPr>
            </w:pPr>
            <w:r w:rsidRPr="00DF719C">
              <w:rPr>
                <w:i/>
                <w:color w:val="000000"/>
                <w:sz w:val="18"/>
                <w:szCs w:val="22"/>
              </w:rPr>
              <w:t xml:space="preserve">vulnerable </w:t>
            </w:r>
            <w:proofErr w:type="spellStart"/>
            <w:r w:rsidRPr="00DF719C">
              <w:rPr>
                <w:i/>
                <w:color w:val="000000"/>
                <w:sz w:val="18"/>
                <w:szCs w:val="22"/>
              </w:rPr>
              <w:t>group,vulnerable</w:t>
            </w:r>
            <w:proofErr w:type="spellEnd"/>
            <w:r w:rsidRPr="00DF719C">
              <w:rPr>
                <w:i/>
                <w:color w:val="000000"/>
                <w:sz w:val="18"/>
                <w:szCs w:val="22"/>
              </w:rPr>
              <w:t xml:space="preserve"> </w:t>
            </w:r>
            <w:proofErr w:type="spellStart"/>
            <w:r w:rsidRPr="00DF719C">
              <w:rPr>
                <w:i/>
                <w:color w:val="000000"/>
                <w:sz w:val="18"/>
                <w:szCs w:val="22"/>
              </w:rPr>
              <w:t>people,vulnerable</w:t>
            </w:r>
            <w:proofErr w:type="spellEnd"/>
            <w:r w:rsidRPr="00DF719C">
              <w:rPr>
                <w:i/>
                <w:color w:val="000000"/>
                <w:sz w:val="18"/>
                <w:szCs w:val="22"/>
              </w:rPr>
              <w:t xml:space="preserve"> </w:t>
            </w:r>
            <w:proofErr w:type="spellStart"/>
            <w:r w:rsidRPr="00DF719C">
              <w:rPr>
                <w:i/>
                <w:color w:val="000000"/>
                <w:sz w:val="18"/>
                <w:szCs w:val="22"/>
              </w:rPr>
              <w:t>population,vulnerable</w:t>
            </w:r>
            <w:proofErr w:type="spellEnd"/>
            <w:r w:rsidRPr="00DF719C">
              <w:rPr>
                <w:i/>
                <w:color w:val="000000"/>
                <w:sz w:val="18"/>
                <w:szCs w:val="22"/>
              </w:rPr>
              <w:t xml:space="preserve"> </w:t>
            </w:r>
            <w:proofErr w:type="spellStart"/>
            <w:r w:rsidRPr="00DF719C">
              <w:rPr>
                <w:i/>
                <w:color w:val="000000"/>
                <w:sz w:val="18"/>
                <w:szCs w:val="22"/>
              </w:rPr>
              <w:t>individual,vulnerable</w:t>
            </w:r>
            <w:proofErr w:type="spellEnd"/>
            <w:r w:rsidRPr="00DF719C">
              <w:rPr>
                <w:i/>
                <w:color w:val="000000"/>
                <w:sz w:val="18"/>
                <w:szCs w:val="22"/>
              </w:rPr>
              <w:t xml:space="preserve"> </w:t>
            </w:r>
            <w:proofErr w:type="spellStart"/>
            <w:r w:rsidRPr="00DF719C">
              <w:rPr>
                <w:i/>
                <w:color w:val="000000"/>
                <w:sz w:val="18"/>
                <w:szCs w:val="22"/>
              </w:rPr>
              <w:t>girl,vulnerable</w:t>
            </w:r>
            <w:proofErr w:type="spellEnd"/>
            <w:r w:rsidRPr="00DF719C">
              <w:rPr>
                <w:i/>
                <w:color w:val="000000"/>
                <w:sz w:val="18"/>
                <w:szCs w:val="22"/>
              </w:rPr>
              <w:t xml:space="preserve"> </w:t>
            </w:r>
            <w:proofErr w:type="spellStart"/>
            <w:r w:rsidRPr="00DF719C">
              <w:rPr>
                <w:i/>
                <w:color w:val="000000"/>
                <w:sz w:val="18"/>
                <w:szCs w:val="22"/>
              </w:rPr>
              <w:t>women,vulnerable</w:t>
            </w:r>
            <w:proofErr w:type="spellEnd"/>
            <w:r w:rsidRPr="00DF719C">
              <w:rPr>
                <w:i/>
                <w:color w:val="000000"/>
                <w:sz w:val="18"/>
                <w:szCs w:val="22"/>
              </w:rPr>
              <w:t xml:space="preserve"> </w:t>
            </w:r>
            <w:proofErr w:type="spellStart"/>
            <w:r w:rsidRPr="00DF719C">
              <w:rPr>
                <w:i/>
                <w:color w:val="000000"/>
                <w:sz w:val="18"/>
                <w:szCs w:val="22"/>
              </w:rPr>
              <w:t>boy,vulnerable</w:t>
            </w:r>
            <w:proofErr w:type="spellEnd"/>
            <w:r w:rsidRPr="00DF719C">
              <w:rPr>
                <w:i/>
                <w:color w:val="000000"/>
                <w:sz w:val="18"/>
                <w:szCs w:val="22"/>
              </w:rPr>
              <w:t xml:space="preserve"> </w:t>
            </w:r>
            <w:proofErr w:type="spellStart"/>
            <w:r w:rsidRPr="00DF719C">
              <w:rPr>
                <w:i/>
                <w:color w:val="000000"/>
                <w:sz w:val="18"/>
                <w:szCs w:val="22"/>
              </w:rPr>
              <w:t>men,vulnerable</w:t>
            </w:r>
            <w:proofErr w:type="spellEnd"/>
            <w:r w:rsidRPr="00DF719C">
              <w:rPr>
                <w:i/>
                <w:color w:val="000000"/>
                <w:sz w:val="18"/>
                <w:szCs w:val="22"/>
              </w:rPr>
              <w:t xml:space="preserve"> </w:t>
            </w:r>
            <w:proofErr w:type="spellStart"/>
            <w:r w:rsidRPr="00DF719C">
              <w:rPr>
                <w:i/>
                <w:color w:val="000000"/>
                <w:sz w:val="18"/>
                <w:szCs w:val="22"/>
              </w:rPr>
              <w:t>refugee,who</w:t>
            </w:r>
            <w:proofErr w:type="spellEnd"/>
            <w:r w:rsidRPr="00DF719C">
              <w:rPr>
                <w:i/>
                <w:color w:val="000000"/>
                <w:sz w:val="18"/>
                <w:szCs w:val="22"/>
              </w:rPr>
              <w:t xml:space="preserve"> are </w:t>
            </w:r>
            <w:proofErr w:type="spellStart"/>
            <w:r w:rsidRPr="00DF719C">
              <w:rPr>
                <w:i/>
                <w:color w:val="000000"/>
                <w:sz w:val="18"/>
                <w:szCs w:val="22"/>
              </w:rPr>
              <w:t>vulnerable,which</w:t>
            </w:r>
            <w:proofErr w:type="spellEnd"/>
            <w:r w:rsidRPr="00DF719C">
              <w:rPr>
                <w:i/>
                <w:color w:val="000000"/>
                <w:sz w:val="18"/>
                <w:szCs w:val="22"/>
              </w:rPr>
              <w:t xml:space="preserve"> are </w:t>
            </w:r>
            <w:proofErr w:type="spellStart"/>
            <w:r w:rsidRPr="00DF719C">
              <w:rPr>
                <w:i/>
                <w:color w:val="000000"/>
                <w:sz w:val="18"/>
                <w:szCs w:val="22"/>
              </w:rPr>
              <w:t>vulnerable,vulnerable</w:t>
            </w:r>
            <w:proofErr w:type="spellEnd"/>
            <w:r w:rsidRPr="00DF719C">
              <w:rPr>
                <w:i/>
                <w:color w:val="000000"/>
                <w:sz w:val="18"/>
                <w:szCs w:val="22"/>
              </w:rPr>
              <w:t xml:space="preserve"> </w:t>
            </w:r>
            <w:proofErr w:type="spellStart"/>
            <w:r w:rsidRPr="00DF719C">
              <w:rPr>
                <w:i/>
                <w:color w:val="000000"/>
                <w:sz w:val="18"/>
                <w:szCs w:val="22"/>
              </w:rPr>
              <w:t>child,marginali.ed</w:t>
            </w:r>
            <w:proofErr w:type="spellEnd"/>
            <w:r w:rsidRPr="00DF719C">
              <w:rPr>
                <w:i/>
                <w:color w:val="000000"/>
                <w:sz w:val="18"/>
                <w:szCs w:val="22"/>
              </w:rPr>
              <w:t xml:space="preserve"> </w:t>
            </w:r>
            <w:proofErr w:type="spellStart"/>
            <w:r w:rsidRPr="00DF719C">
              <w:rPr>
                <w:i/>
                <w:color w:val="000000"/>
                <w:sz w:val="18"/>
                <w:szCs w:val="22"/>
              </w:rPr>
              <w:t>group,marginali.ed</w:t>
            </w:r>
            <w:proofErr w:type="spellEnd"/>
            <w:r w:rsidRPr="00DF719C">
              <w:rPr>
                <w:i/>
                <w:color w:val="000000"/>
                <w:sz w:val="18"/>
                <w:szCs w:val="22"/>
              </w:rPr>
              <w:t xml:space="preserve"> </w:t>
            </w:r>
            <w:proofErr w:type="spellStart"/>
            <w:r w:rsidRPr="00DF719C">
              <w:rPr>
                <w:i/>
                <w:color w:val="000000"/>
                <w:sz w:val="18"/>
                <w:szCs w:val="22"/>
              </w:rPr>
              <w:t>people,marginali.ed</w:t>
            </w:r>
            <w:proofErr w:type="spellEnd"/>
            <w:r w:rsidRPr="00DF719C">
              <w:rPr>
                <w:i/>
                <w:color w:val="000000"/>
                <w:sz w:val="18"/>
                <w:szCs w:val="22"/>
              </w:rPr>
              <w:t xml:space="preserve"> </w:t>
            </w:r>
            <w:proofErr w:type="spellStart"/>
            <w:r w:rsidRPr="00DF719C">
              <w:rPr>
                <w:i/>
                <w:color w:val="000000"/>
                <w:sz w:val="18"/>
                <w:szCs w:val="22"/>
              </w:rPr>
              <w:t>population,marginali.ed</w:t>
            </w:r>
            <w:proofErr w:type="spellEnd"/>
            <w:r w:rsidRPr="00DF719C">
              <w:rPr>
                <w:i/>
                <w:color w:val="000000"/>
                <w:sz w:val="18"/>
                <w:szCs w:val="22"/>
              </w:rPr>
              <w:t xml:space="preserve"> </w:t>
            </w:r>
            <w:proofErr w:type="spellStart"/>
            <w:r w:rsidRPr="00DF719C">
              <w:rPr>
                <w:i/>
                <w:color w:val="000000"/>
                <w:sz w:val="18"/>
                <w:szCs w:val="22"/>
              </w:rPr>
              <w:t>individual,marginali.ed</w:t>
            </w:r>
            <w:proofErr w:type="spellEnd"/>
            <w:r w:rsidRPr="00DF719C">
              <w:rPr>
                <w:i/>
                <w:color w:val="000000"/>
                <w:sz w:val="18"/>
                <w:szCs w:val="22"/>
              </w:rPr>
              <w:t xml:space="preserve"> </w:t>
            </w:r>
            <w:proofErr w:type="spellStart"/>
            <w:r w:rsidRPr="00DF719C">
              <w:rPr>
                <w:i/>
                <w:color w:val="000000"/>
                <w:sz w:val="18"/>
                <w:szCs w:val="22"/>
              </w:rPr>
              <w:t>girl,marginali.ed</w:t>
            </w:r>
            <w:proofErr w:type="spellEnd"/>
            <w:r w:rsidRPr="00DF719C">
              <w:rPr>
                <w:i/>
                <w:color w:val="000000"/>
                <w:sz w:val="18"/>
                <w:szCs w:val="22"/>
              </w:rPr>
              <w:t xml:space="preserve"> </w:t>
            </w:r>
            <w:proofErr w:type="spellStart"/>
            <w:r w:rsidRPr="00DF719C">
              <w:rPr>
                <w:i/>
                <w:color w:val="000000"/>
                <w:sz w:val="18"/>
                <w:szCs w:val="22"/>
              </w:rPr>
              <w:t>women,marginali.ed</w:t>
            </w:r>
            <w:proofErr w:type="spellEnd"/>
            <w:r w:rsidRPr="00DF719C">
              <w:rPr>
                <w:i/>
                <w:color w:val="000000"/>
                <w:sz w:val="18"/>
                <w:szCs w:val="22"/>
              </w:rPr>
              <w:t xml:space="preserve"> </w:t>
            </w:r>
            <w:proofErr w:type="spellStart"/>
            <w:r w:rsidRPr="00DF719C">
              <w:rPr>
                <w:i/>
                <w:color w:val="000000"/>
                <w:sz w:val="18"/>
                <w:szCs w:val="22"/>
              </w:rPr>
              <w:t>boy,marginali.ed</w:t>
            </w:r>
            <w:proofErr w:type="spellEnd"/>
            <w:r w:rsidRPr="00DF719C">
              <w:rPr>
                <w:i/>
                <w:color w:val="000000"/>
                <w:sz w:val="18"/>
                <w:szCs w:val="22"/>
              </w:rPr>
              <w:t xml:space="preserve"> </w:t>
            </w:r>
            <w:proofErr w:type="spellStart"/>
            <w:r w:rsidRPr="00DF719C">
              <w:rPr>
                <w:i/>
                <w:color w:val="000000"/>
                <w:sz w:val="18"/>
                <w:szCs w:val="22"/>
              </w:rPr>
              <w:t>men,marginali.ed</w:t>
            </w:r>
            <w:proofErr w:type="spellEnd"/>
            <w:r w:rsidRPr="00DF719C">
              <w:rPr>
                <w:i/>
                <w:color w:val="000000"/>
                <w:sz w:val="18"/>
                <w:szCs w:val="22"/>
              </w:rPr>
              <w:t xml:space="preserve"> </w:t>
            </w:r>
            <w:proofErr w:type="spellStart"/>
            <w:r w:rsidRPr="00DF719C">
              <w:rPr>
                <w:i/>
                <w:color w:val="000000"/>
                <w:sz w:val="18"/>
                <w:szCs w:val="22"/>
              </w:rPr>
              <w:t>refugee,who</w:t>
            </w:r>
            <w:proofErr w:type="spellEnd"/>
            <w:r w:rsidRPr="00DF719C">
              <w:rPr>
                <w:i/>
                <w:color w:val="000000"/>
                <w:sz w:val="18"/>
                <w:szCs w:val="22"/>
              </w:rPr>
              <w:t xml:space="preserve"> are </w:t>
            </w:r>
            <w:proofErr w:type="spellStart"/>
            <w:r w:rsidRPr="00DF719C">
              <w:rPr>
                <w:i/>
                <w:color w:val="000000"/>
                <w:sz w:val="18"/>
                <w:szCs w:val="22"/>
              </w:rPr>
              <w:t>marginali.ed,which</w:t>
            </w:r>
            <w:proofErr w:type="spellEnd"/>
            <w:r w:rsidRPr="00DF719C">
              <w:rPr>
                <w:i/>
                <w:color w:val="000000"/>
                <w:sz w:val="18"/>
                <w:szCs w:val="22"/>
              </w:rPr>
              <w:t xml:space="preserve"> are </w:t>
            </w:r>
            <w:proofErr w:type="spellStart"/>
            <w:r w:rsidRPr="00DF719C">
              <w:rPr>
                <w:i/>
                <w:color w:val="000000"/>
                <w:sz w:val="18"/>
                <w:szCs w:val="22"/>
              </w:rPr>
              <w:t>marginali.ed,marginali.ed</w:t>
            </w:r>
            <w:proofErr w:type="spellEnd"/>
            <w:r w:rsidRPr="00DF719C">
              <w:rPr>
                <w:i/>
                <w:color w:val="000000"/>
                <w:sz w:val="18"/>
                <w:szCs w:val="22"/>
              </w:rPr>
              <w:t xml:space="preserve"> </w:t>
            </w:r>
            <w:proofErr w:type="spellStart"/>
            <w:r w:rsidRPr="00DF719C">
              <w:rPr>
                <w:i/>
                <w:color w:val="000000"/>
                <w:sz w:val="18"/>
                <w:szCs w:val="22"/>
              </w:rPr>
              <w:t>child,marginali.ed</w:t>
            </w:r>
            <w:proofErr w:type="spellEnd"/>
            <w:r w:rsidRPr="00DF719C">
              <w:rPr>
                <w:i/>
                <w:color w:val="000000"/>
                <w:sz w:val="18"/>
                <w:szCs w:val="22"/>
              </w:rPr>
              <w:t xml:space="preserve"> and </w:t>
            </w:r>
            <w:proofErr w:type="spellStart"/>
            <w:r w:rsidRPr="00DF719C">
              <w:rPr>
                <w:i/>
                <w:color w:val="000000"/>
                <w:sz w:val="18"/>
                <w:szCs w:val="22"/>
              </w:rPr>
              <w:t>young,war</w:t>
            </w:r>
            <w:proofErr w:type="spellEnd"/>
            <w:r w:rsidRPr="00DF719C">
              <w:rPr>
                <w:i/>
                <w:color w:val="000000"/>
                <w:sz w:val="18"/>
                <w:szCs w:val="22"/>
              </w:rPr>
              <w:t xml:space="preserve"> victim, </w:t>
            </w:r>
            <w:proofErr w:type="spellStart"/>
            <w:r w:rsidRPr="00DF719C">
              <w:rPr>
                <w:i/>
                <w:color w:val="000000"/>
                <w:sz w:val="18"/>
                <w:szCs w:val="22"/>
              </w:rPr>
              <w:t>victimas</w:t>
            </w:r>
            <w:proofErr w:type="spellEnd"/>
            <w:r w:rsidRPr="00DF719C">
              <w:rPr>
                <w:i/>
                <w:color w:val="000000"/>
                <w:sz w:val="18"/>
                <w:szCs w:val="22"/>
              </w:rPr>
              <w:t xml:space="preserve"> de </w:t>
            </w:r>
            <w:proofErr w:type="spellStart"/>
            <w:r w:rsidRPr="00DF719C">
              <w:rPr>
                <w:i/>
                <w:color w:val="000000"/>
                <w:sz w:val="18"/>
                <w:szCs w:val="22"/>
              </w:rPr>
              <w:t>guerra</w:t>
            </w:r>
            <w:proofErr w:type="spellEnd"/>
            <w:r w:rsidRPr="00DF719C">
              <w:rPr>
                <w:i/>
                <w:color w:val="000000"/>
                <w:sz w:val="18"/>
                <w:szCs w:val="22"/>
              </w:rPr>
              <w:t xml:space="preserve">, </w:t>
            </w:r>
            <w:proofErr w:type="spellStart"/>
            <w:r w:rsidRPr="00DF719C">
              <w:rPr>
                <w:i/>
                <w:color w:val="000000"/>
                <w:sz w:val="18"/>
                <w:szCs w:val="22"/>
              </w:rPr>
              <w:t>victimes</w:t>
            </w:r>
            <w:proofErr w:type="spellEnd"/>
            <w:r w:rsidRPr="00DF719C">
              <w:rPr>
                <w:i/>
                <w:color w:val="000000"/>
                <w:sz w:val="18"/>
                <w:szCs w:val="22"/>
              </w:rPr>
              <w:t xml:space="preserve"> de guerre, victim. of </w:t>
            </w:r>
            <w:proofErr w:type="spellStart"/>
            <w:proofErr w:type="gramStart"/>
            <w:r w:rsidRPr="00DF719C">
              <w:rPr>
                <w:i/>
                <w:color w:val="000000"/>
                <w:sz w:val="18"/>
                <w:szCs w:val="22"/>
              </w:rPr>
              <w:t>war,landmine</w:t>
            </w:r>
            <w:proofErr w:type="spellEnd"/>
            <w:proofErr w:type="gramEnd"/>
            <w:r w:rsidRPr="00DF719C">
              <w:rPr>
                <w:i/>
                <w:color w:val="000000"/>
                <w:sz w:val="18"/>
                <w:szCs w:val="22"/>
              </w:rPr>
              <w:t xml:space="preserve"> victim, </w:t>
            </w:r>
            <w:proofErr w:type="spellStart"/>
            <w:r w:rsidRPr="00DF719C">
              <w:rPr>
                <w:i/>
                <w:color w:val="000000"/>
                <w:sz w:val="18"/>
                <w:szCs w:val="22"/>
              </w:rPr>
              <w:t>victime</w:t>
            </w:r>
            <w:proofErr w:type="spellEnd"/>
            <w:r w:rsidRPr="00DF719C">
              <w:rPr>
                <w:i/>
                <w:color w:val="000000"/>
                <w:sz w:val="18"/>
                <w:szCs w:val="22"/>
              </w:rPr>
              <w:t xml:space="preserve"> de mine, </w:t>
            </w:r>
            <w:proofErr w:type="spellStart"/>
            <w:r w:rsidRPr="00DF719C">
              <w:rPr>
                <w:i/>
                <w:color w:val="000000"/>
                <w:sz w:val="18"/>
                <w:szCs w:val="22"/>
              </w:rPr>
              <w:t>víctima</w:t>
            </w:r>
            <w:proofErr w:type="spellEnd"/>
            <w:r w:rsidRPr="00DF719C">
              <w:rPr>
                <w:i/>
                <w:color w:val="000000"/>
                <w:sz w:val="18"/>
                <w:szCs w:val="22"/>
              </w:rPr>
              <w:t xml:space="preserve"> de minas </w:t>
            </w:r>
            <w:proofErr w:type="spellStart"/>
            <w:r w:rsidRPr="00DF719C">
              <w:rPr>
                <w:i/>
                <w:color w:val="000000"/>
                <w:sz w:val="18"/>
                <w:szCs w:val="22"/>
              </w:rPr>
              <w:t>terrestres,landmine</w:t>
            </w:r>
            <w:proofErr w:type="spellEnd"/>
            <w:r w:rsidRPr="00DF719C">
              <w:rPr>
                <w:i/>
                <w:color w:val="000000"/>
                <w:sz w:val="18"/>
                <w:szCs w:val="22"/>
              </w:rPr>
              <w:t xml:space="preserve"> survivor, </w:t>
            </w:r>
            <w:proofErr w:type="spellStart"/>
            <w:r w:rsidRPr="00DF719C">
              <w:rPr>
                <w:i/>
                <w:color w:val="000000"/>
                <w:sz w:val="18"/>
                <w:szCs w:val="22"/>
              </w:rPr>
              <w:t>sobreviviente</w:t>
            </w:r>
            <w:proofErr w:type="spellEnd"/>
            <w:r w:rsidRPr="00DF719C">
              <w:rPr>
                <w:i/>
                <w:color w:val="000000"/>
                <w:sz w:val="18"/>
                <w:szCs w:val="22"/>
              </w:rPr>
              <w:t xml:space="preserve"> de minas </w:t>
            </w:r>
            <w:proofErr w:type="spellStart"/>
            <w:r w:rsidRPr="00DF719C">
              <w:rPr>
                <w:i/>
                <w:color w:val="000000"/>
                <w:sz w:val="18"/>
                <w:szCs w:val="22"/>
              </w:rPr>
              <w:t>terrestres</w:t>
            </w:r>
            <w:proofErr w:type="spellEnd"/>
            <w:r w:rsidRPr="00DF719C">
              <w:rPr>
                <w:i/>
                <w:color w:val="000000"/>
                <w:sz w:val="18"/>
                <w:szCs w:val="22"/>
              </w:rPr>
              <w:t xml:space="preserve">, survivant </w:t>
            </w:r>
            <w:proofErr w:type="spellStart"/>
            <w:r w:rsidRPr="00DF719C">
              <w:rPr>
                <w:i/>
                <w:color w:val="000000"/>
                <w:sz w:val="18"/>
                <w:szCs w:val="22"/>
              </w:rPr>
              <w:t>d'une</w:t>
            </w:r>
            <w:proofErr w:type="spellEnd"/>
            <w:r w:rsidRPr="00DF719C">
              <w:rPr>
                <w:i/>
                <w:color w:val="000000"/>
                <w:sz w:val="18"/>
                <w:szCs w:val="22"/>
              </w:rPr>
              <w:t xml:space="preserve"> </w:t>
            </w:r>
            <w:proofErr w:type="spellStart"/>
            <w:r w:rsidRPr="00DF719C">
              <w:rPr>
                <w:i/>
                <w:color w:val="000000"/>
                <w:sz w:val="18"/>
                <w:szCs w:val="22"/>
              </w:rPr>
              <w:t>mine,inclusive</w:t>
            </w:r>
            <w:proofErr w:type="spellEnd"/>
            <w:r w:rsidRPr="00DF719C">
              <w:rPr>
                <w:i/>
                <w:color w:val="000000"/>
                <w:sz w:val="18"/>
                <w:szCs w:val="22"/>
              </w:rPr>
              <w:t xml:space="preserve"> education, </w:t>
            </w:r>
            <w:proofErr w:type="spellStart"/>
            <w:r w:rsidRPr="00DF719C">
              <w:rPr>
                <w:i/>
                <w:color w:val="000000"/>
                <w:sz w:val="18"/>
                <w:szCs w:val="22"/>
              </w:rPr>
              <w:t>éducation</w:t>
            </w:r>
            <w:proofErr w:type="spellEnd"/>
            <w:r w:rsidRPr="00DF719C">
              <w:rPr>
                <w:i/>
                <w:color w:val="000000"/>
                <w:sz w:val="18"/>
                <w:szCs w:val="22"/>
              </w:rPr>
              <w:t xml:space="preserve"> inclusive, </w:t>
            </w:r>
            <w:proofErr w:type="spellStart"/>
            <w:r w:rsidRPr="00DF719C">
              <w:rPr>
                <w:i/>
                <w:color w:val="000000"/>
                <w:sz w:val="18"/>
                <w:szCs w:val="22"/>
              </w:rPr>
              <w:t>educación</w:t>
            </w:r>
            <w:proofErr w:type="spellEnd"/>
            <w:r w:rsidRPr="00DF719C">
              <w:rPr>
                <w:i/>
                <w:color w:val="000000"/>
                <w:sz w:val="18"/>
                <w:szCs w:val="22"/>
              </w:rPr>
              <w:t xml:space="preserve"> </w:t>
            </w:r>
            <w:proofErr w:type="spellStart"/>
            <w:r w:rsidRPr="00DF719C">
              <w:rPr>
                <w:i/>
                <w:color w:val="000000"/>
                <w:sz w:val="18"/>
                <w:szCs w:val="22"/>
              </w:rPr>
              <w:t>inclusiva,inclusive</w:t>
            </w:r>
            <w:proofErr w:type="spellEnd"/>
            <w:r w:rsidRPr="00DF719C">
              <w:rPr>
                <w:i/>
                <w:color w:val="000000"/>
                <w:sz w:val="18"/>
                <w:szCs w:val="22"/>
              </w:rPr>
              <w:t xml:space="preserve"> employment, </w:t>
            </w:r>
            <w:proofErr w:type="spellStart"/>
            <w:r w:rsidRPr="00DF719C">
              <w:rPr>
                <w:i/>
                <w:color w:val="000000"/>
                <w:sz w:val="18"/>
                <w:szCs w:val="22"/>
              </w:rPr>
              <w:t>empleo</w:t>
            </w:r>
            <w:proofErr w:type="spellEnd"/>
            <w:r w:rsidRPr="00DF719C">
              <w:rPr>
                <w:i/>
                <w:color w:val="000000"/>
                <w:sz w:val="18"/>
                <w:szCs w:val="22"/>
              </w:rPr>
              <w:t xml:space="preserve"> </w:t>
            </w:r>
            <w:proofErr w:type="spellStart"/>
            <w:r w:rsidRPr="00DF719C">
              <w:rPr>
                <w:i/>
                <w:color w:val="000000"/>
                <w:sz w:val="18"/>
                <w:szCs w:val="22"/>
              </w:rPr>
              <w:t>inclusivo</w:t>
            </w:r>
            <w:proofErr w:type="spellEnd"/>
            <w:r w:rsidRPr="00DF719C">
              <w:rPr>
                <w:i/>
                <w:color w:val="000000"/>
                <w:sz w:val="18"/>
                <w:szCs w:val="22"/>
              </w:rPr>
              <w:t xml:space="preserve">, </w:t>
            </w:r>
            <w:proofErr w:type="spellStart"/>
            <w:r w:rsidRPr="00DF719C">
              <w:rPr>
                <w:i/>
                <w:color w:val="000000"/>
                <w:sz w:val="18"/>
                <w:szCs w:val="22"/>
              </w:rPr>
              <w:t>emploi</w:t>
            </w:r>
            <w:proofErr w:type="spellEnd"/>
            <w:r w:rsidRPr="00DF719C">
              <w:rPr>
                <w:i/>
                <w:color w:val="000000"/>
                <w:sz w:val="18"/>
                <w:szCs w:val="22"/>
              </w:rPr>
              <w:t xml:space="preserve"> </w:t>
            </w:r>
            <w:r>
              <w:rPr>
                <w:i/>
                <w:color w:val="000000"/>
                <w:sz w:val="18"/>
                <w:szCs w:val="22"/>
              </w:rPr>
              <w:t>inclusive</w:t>
            </w:r>
          </w:p>
        </w:tc>
      </w:tr>
      <w:tr w:rsidR="00AC72F6" w14:paraId="27F6A8F1" w14:textId="77777777" w:rsidTr="00451414">
        <w:trPr>
          <w:trHeight w:val="1247"/>
        </w:trPr>
        <w:tc>
          <w:tcPr>
            <w:tcW w:w="1686" w:type="dxa"/>
            <w:vAlign w:val="center"/>
          </w:tcPr>
          <w:p w14:paraId="2955A702" w14:textId="3BA4B6D1" w:rsidR="00AC72F6" w:rsidRPr="004C4EC1" w:rsidRDefault="00AC72F6" w:rsidP="00451414">
            <w:pPr>
              <w:rPr>
                <w:color w:val="000000"/>
                <w:sz w:val="18"/>
                <w:szCs w:val="22"/>
              </w:rPr>
            </w:pPr>
            <w:r>
              <w:rPr>
                <w:color w:val="000000"/>
                <w:sz w:val="18"/>
                <w:szCs w:val="22"/>
              </w:rPr>
              <w:t>Psychosocial disability terms</w:t>
            </w:r>
          </w:p>
        </w:tc>
        <w:tc>
          <w:tcPr>
            <w:tcW w:w="6245" w:type="dxa"/>
            <w:vAlign w:val="center"/>
          </w:tcPr>
          <w:p w14:paraId="55F4B5FE" w14:textId="3144BA21" w:rsidR="00AC72F6" w:rsidRPr="00DF719C" w:rsidRDefault="00AC72F6" w:rsidP="006004A4">
            <w:pPr>
              <w:rPr>
                <w:i/>
                <w:color w:val="000000"/>
                <w:sz w:val="18"/>
                <w:szCs w:val="22"/>
              </w:rPr>
            </w:pPr>
            <w:r w:rsidRPr="00AC72F6">
              <w:rPr>
                <w:i/>
                <w:color w:val="000000"/>
                <w:sz w:val="18"/>
                <w:szCs w:val="22"/>
              </w:rPr>
              <w:t>incapaci,minusválido,invalidit,infirmité,disorder</w:t>
            </w:r>
            <w:r w:rsidR="002D2A84">
              <w:rPr>
                <w:i/>
                <w:color w:val="000000"/>
                <w:sz w:val="18"/>
                <w:szCs w:val="22"/>
              </w:rPr>
              <w:t>,</w:t>
            </w:r>
            <w:r w:rsidRPr="00AC72F6">
              <w:rPr>
                <w:i/>
                <w:color w:val="000000"/>
                <w:sz w:val="18"/>
                <w:szCs w:val="22"/>
              </w:rPr>
              <w:t xml:space="preserve">pwd,gwd,cwd,chronic </w:t>
            </w:r>
            <w:proofErr w:type="spellStart"/>
            <w:r w:rsidRPr="00AC72F6">
              <w:rPr>
                <w:i/>
                <w:color w:val="000000"/>
                <w:sz w:val="18"/>
                <w:szCs w:val="22"/>
              </w:rPr>
              <w:t>health,chronic</w:t>
            </w:r>
            <w:proofErr w:type="spellEnd"/>
            <w:r w:rsidRPr="00AC72F6">
              <w:rPr>
                <w:i/>
                <w:color w:val="000000"/>
                <w:sz w:val="18"/>
                <w:szCs w:val="22"/>
              </w:rPr>
              <w:t xml:space="preserve"> </w:t>
            </w:r>
            <w:proofErr w:type="spellStart"/>
            <w:r w:rsidRPr="00AC72F6">
              <w:rPr>
                <w:i/>
                <w:color w:val="000000"/>
                <w:sz w:val="18"/>
                <w:szCs w:val="22"/>
              </w:rPr>
              <w:t>ill,enfermedad</w:t>
            </w:r>
            <w:proofErr w:type="spellEnd"/>
            <w:r w:rsidRPr="00AC72F6">
              <w:rPr>
                <w:i/>
                <w:color w:val="000000"/>
                <w:sz w:val="18"/>
                <w:szCs w:val="22"/>
              </w:rPr>
              <w:t xml:space="preserve"> </w:t>
            </w:r>
            <w:proofErr w:type="spellStart"/>
            <w:r w:rsidRPr="00AC72F6">
              <w:rPr>
                <w:i/>
                <w:color w:val="000000"/>
                <w:sz w:val="18"/>
                <w:szCs w:val="22"/>
              </w:rPr>
              <w:t>crónica</w:t>
            </w:r>
            <w:proofErr w:type="spellEnd"/>
            <w:r w:rsidRPr="00AC72F6">
              <w:rPr>
                <w:i/>
                <w:color w:val="000000"/>
                <w:sz w:val="18"/>
                <w:szCs w:val="22"/>
              </w:rPr>
              <w:t xml:space="preserve"> ,with special </w:t>
            </w:r>
            <w:proofErr w:type="spellStart"/>
            <w:r w:rsidRPr="00AC72F6">
              <w:rPr>
                <w:i/>
                <w:color w:val="000000"/>
                <w:sz w:val="18"/>
                <w:szCs w:val="22"/>
              </w:rPr>
              <w:t>needs,con</w:t>
            </w:r>
            <w:proofErr w:type="spellEnd"/>
            <w:r w:rsidRPr="00AC72F6">
              <w:rPr>
                <w:i/>
                <w:color w:val="000000"/>
                <w:sz w:val="18"/>
                <w:szCs w:val="22"/>
              </w:rPr>
              <w:t xml:space="preserve"> </w:t>
            </w:r>
            <w:proofErr w:type="spellStart"/>
            <w:r w:rsidRPr="00AC72F6">
              <w:rPr>
                <w:i/>
                <w:color w:val="000000"/>
                <w:sz w:val="18"/>
                <w:szCs w:val="22"/>
              </w:rPr>
              <w:t>necesidades</w:t>
            </w:r>
            <w:proofErr w:type="spellEnd"/>
            <w:r w:rsidRPr="00AC72F6">
              <w:rPr>
                <w:i/>
                <w:color w:val="000000"/>
                <w:sz w:val="18"/>
                <w:szCs w:val="22"/>
              </w:rPr>
              <w:t xml:space="preserve"> </w:t>
            </w:r>
            <w:proofErr w:type="spellStart"/>
            <w:r w:rsidRPr="00AC72F6">
              <w:rPr>
                <w:i/>
                <w:color w:val="000000"/>
                <w:sz w:val="18"/>
                <w:szCs w:val="22"/>
              </w:rPr>
              <w:t>especiales,besoins</w:t>
            </w:r>
            <w:proofErr w:type="spellEnd"/>
            <w:r w:rsidRPr="00AC72F6">
              <w:rPr>
                <w:i/>
                <w:color w:val="000000"/>
                <w:sz w:val="18"/>
                <w:szCs w:val="22"/>
              </w:rPr>
              <w:t xml:space="preserve"> </w:t>
            </w:r>
            <w:proofErr w:type="spellStart"/>
            <w:r w:rsidRPr="00AC72F6">
              <w:rPr>
                <w:i/>
                <w:color w:val="000000"/>
                <w:sz w:val="18"/>
                <w:szCs w:val="22"/>
              </w:rPr>
              <w:t>spéciau,besoins</w:t>
            </w:r>
            <w:proofErr w:type="spellEnd"/>
            <w:r w:rsidRPr="00AC72F6">
              <w:rPr>
                <w:i/>
                <w:color w:val="000000"/>
                <w:sz w:val="18"/>
                <w:szCs w:val="22"/>
              </w:rPr>
              <w:t xml:space="preserve"> </w:t>
            </w:r>
            <w:proofErr w:type="spellStart"/>
            <w:r w:rsidRPr="00AC72F6">
              <w:rPr>
                <w:i/>
                <w:color w:val="000000"/>
                <w:sz w:val="18"/>
                <w:szCs w:val="22"/>
              </w:rPr>
              <w:t>spécifiques,special</w:t>
            </w:r>
            <w:proofErr w:type="spellEnd"/>
            <w:r w:rsidRPr="00AC72F6">
              <w:rPr>
                <w:i/>
                <w:color w:val="000000"/>
                <w:sz w:val="18"/>
                <w:szCs w:val="22"/>
              </w:rPr>
              <w:t xml:space="preserve"> needs </w:t>
            </w:r>
            <w:proofErr w:type="spellStart"/>
            <w:r w:rsidRPr="00AC72F6">
              <w:rPr>
                <w:i/>
                <w:color w:val="000000"/>
                <w:sz w:val="18"/>
                <w:szCs w:val="22"/>
              </w:rPr>
              <w:lastRenderedPageBreak/>
              <w:t>education,autistic,autism,autist,mental</w:t>
            </w:r>
            <w:proofErr w:type="spellEnd"/>
            <w:r w:rsidRPr="00AC72F6">
              <w:rPr>
                <w:i/>
                <w:color w:val="000000"/>
                <w:sz w:val="18"/>
                <w:szCs w:val="22"/>
              </w:rPr>
              <w:t xml:space="preserve"> health, </w:t>
            </w:r>
            <w:proofErr w:type="spellStart"/>
            <w:r w:rsidRPr="00AC72F6">
              <w:rPr>
                <w:i/>
                <w:color w:val="000000"/>
                <w:sz w:val="18"/>
                <w:szCs w:val="22"/>
              </w:rPr>
              <w:t>santé</w:t>
            </w:r>
            <w:proofErr w:type="spellEnd"/>
            <w:r w:rsidRPr="00AC72F6">
              <w:rPr>
                <w:i/>
                <w:color w:val="000000"/>
                <w:sz w:val="18"/>
                <w:szCs w:val="22"/>
              </w:rPr>
              <w:t xml:space="preserve"> </w:t>
            </w:r>
            <w:proofErr w:type="spellStart"/>
            <w:r w:rsidRPr="00AC72F6">
              <w:rPr>
                <w:i/>
                <w:color w:val="000000"/>
                <w:sz w:val="18"/>
                <w:szCs w:val="22"/>
              </w:rPr>
              <w:t>mentale</w:t>
            </w:r>
            <w:proofErr w:type="spellEnd"/>
            <w:r w:rsidRPr="00AC72F6">
              <w:rPr>
                <w:i/>
                <w:color w:val="000000"/>
                <w:sz w:val="18"/>
                <w:szCs w:val="22"/>
              </w:rPr>
              <w:t xml:space="preserve">, </w:t>
            </w:r>
            <w:proofErr w:type="spellStart"/>
            <w:r w:rsidRPr="00AC72F6">
              <w:rPr>
                <w:i/>
                <w:color w:val="000000"/>
                <w:sz w:val="18"/>
                <w:szCs w:val="22"/>
              </w:rPr>
              <w:t>salud</w:t>
            </w:r>
            <w:proofErr w:type="spellEnd"/>
            <w:r w:rsidRPr="00AC72F6">
              <w:rPr>
                <w:i/>
                <w:color w:val="000000"/>
                <w:sz w:val="18"/>
                <w:szCs w:val="22"/>
              </w:rPr>
              <w:t xml:space="preserve"> </w:t>
            </w:r>
            <w:proofErr w:type="spellStart"/>
            <w:r w:rsidRPr="00AC72F6">
              <w:rPr>
                <w:i/>
                <w:color w:val="000000"/>
                <w:sz w:val="18"/>
                <w:szCs w:val="22"/>
              </w:rPr>
              <w:t>mental,prosthe</w:t>
            </w:r>
            <w:proofErr w:type="spellEnd"/>
            <w:r w:rsidRPr="00AC72F6">
              <w:rPr>
                <w:i/>
                <w:color w:val="000000"/>
                <w:sz w:val="18"/>
                <w:szCs w:val="22"/>
              </w:rPr>
              <w:t xml:space="preserve">, </w:t>
            </w:r>
            <w:proofErr w:type="spellStart"/>
            <w:r w:rsidRPr="00AC72F6">
              <w:rPr>
                <w:i/>
                <w:color w:val="000000"/>
                <w:sz w:val="18"/>
                <w:szCs w:val="22"/>
              </w:rPr>
              <w:t>prosthè</w:t>
            </w:r>
            <w:proofErr w:type="spellEnd"/>
            <w:r w:rsidRPr="00AC72F6">
              <w:rPr>
                <w:i/>
                <w:color w:val="000000"/>
                <w:sz w:val="18"/>
                <w:szCs w:val="22"/>
              </w:rPr>
              <w:t xml:space="preserve">, </w:t>
            </w:r>
            <w:proofErr w:type="spellStart"/>
            <w:r w:rsidRPr="00AC72F6">
              <w:rPr>
                <w:i/>
                <w:color w:val="000000"/>
                <w:sz w:val="18"/>
                <w:szCs w:val="22"/>
              </w:rPr>
              <w:t>prótesi,paralys,schizophreni</w:t>
            </w:r>
            <w:proofErr w:type="spellEnd"/>
            <w:r w:rsidRPr="00AC72F6">
              <w:rPr>
                <w:i/>
                <w:color w:val="000000"/>
                <w:sz w:val="18"/>
                <w:szCs w:val="22"/>
              </w:rPr>
              <w:t xml:space="preserve">, </w:t>
            </w:r>
            <w:proofErr w:type="spellStart"/>
            <w:r w:rsidRPr="00AC72F6">
              <w:rPr>
                <w:i/>
                <w:color w:val="000000"/>
                <w:sz w:val="18"/>
                <w:szCs w:val="22"/>
              </w:rPr>
              <w:t>esquizofrenia</w:t>
            </w:r>
            <w:proofErr w:type="spellEnd"/>
            <w:r w:rsidRPr="00AC72F6">
              <w:rPr>
                <w:i/>
                <w:color w:val="000000"/>
                <w:sz w:val="18"/>
                <w:szCs w:val="22"/>
              </w:rPr>
              <w:t xml:space="preserve">, </w:t>
            </w:r>
            <w:proofErr w:type="spellStart"/>
            <w:r w:rsidRPr="00AC72F6">
              <w:rPr>
                <w:i/>
                <w:color w:val="000000"/>
                <w:sz w:val="18"/>
                <w:szCs w:val="22"/>
              </w:rPr>
              <w:t>schizophrénie,bipolar,dementia</w:t>
            </w:r>
            <w:proofErr w:type="spellEnd"/>
            <w:r w:rsidRPr="00AC72F6">
              <w:rPr>
                <w:i/>
                <w:color w:val="000000"/>
                <w:sz w:val="18"/>
                <w:szCs w:val="22"/>
              </w:rPr>
              <w:t xml:space="preserve">, </w:t>
            </w:r>
            <w:proofErr w:type="spellStart"/>
            <w:r w:rsidRPr="00AC72F6">
              <w:rPr>
                <w:i/>
                <w:color w:val="000000"/>
                <w:sz w:val="18"/>
                <w:szCs w:val="22"/>
              </w:rPr>
              <w:t>démence</w:t>
            </w:r>
            <w:proofErr w:type="spellEnd"/>
            <w:r w:rsidRPr="00AC72F6">
              <w:rPr>
                <w:i/>
                <w:color w:val="000000"/>
                <w:sz w:val="18"/>
                <w:szCs w:val="22"/>
              </w:rPr>
              <w:t xml:space="preserve">, </w:t>
            </w:r>
            <w:proofErr w:type="spellStart"/>
            <w:r w:rsidRPr="00AC72F6">
              <w:rPr>
                <w:i/>
                <w:color w:val="000000"/>
                <w:sz w:val="18"/>
                <w:szCs w:val="22"/>
              </w:rPr>
              <w:t>demencia,learning</w:t>
            </w:r>
            <w:proofErr w:type="spellEnd"/>
            <w:r w:rsidRPr="00AC72F6">
              <w:rPr>
                <w:i/>
                <w:color w:val="000000"/>
                <w:sz w:val="18"/>
                <w:szCs w:val="22"/>
              </w:rPr>
              <w:t xml:space="preserve"> difficult, </w:t>
            </w:r>
            <w:proofErr w:type="spellStart"/>
            <w:r w:rsidRPr="00AC72F6">
              <w:rPr>
                <w:i/>
                <w:color w:val="000000"/>
                <w:sz w:val="18"/>
                <w:szCs w:val="22"/>
              </w:rPr>
              <w:t>difficultés</w:t>
            </w:r>
            <w:proofErr w:type="spellEnd"/>
            <w:r w:rsidRPr="00AC72F6">
              <w:rPr>
                <w:i/>
                <w:color w:val="000000"/>
                <w:sz w:val="18"/>
                <w:szCs w:val="22"/>
              </w:rPr>
              <w:t xml:space="preserve"> </w:t>
            </w:r>
            <w:proofErr w:type="spellStart"/>
            <w:r w:rsidRPr="00AC72F6">
              <w:rPr>
                <w:i/>
                <w:color w:val="000000"/>
                <w:sz w:val="18"/>
                <w:szCs w:val="22"/>
              </w:rPr>
              <w:t>d'apprentissage</w:t>
            </w:r>
            <w:proofErr w:type="spellEnd"/>
            <w:r w:rsidRPr="00AC72F6">
              <w:rPr>
                <w:i/>
                <w:color w:val="000000"/>
                <w:sz w:val="18"/>
                <w:szCs w:val="22"/>
              </w:rPr>
              <w:t xml:space="preserve">, </w:t>
            </w:r>
            <w:proofErr w:type="spellStart"/>
            <w:r w:rsidRPr="00AC72F6">
              <w:rPr>
                <w:i/>
                <w:color w:val="000000"/>
                <w:sz w:val="18"/>
                <w:szCs w:val="22"/>
              </w:rPr>
              <w:t>dificultades</w:t>
            </w:r>
            <w:proofErr w:type="spellEnd"/>
            <w:r w:rsidRPr="00AC72F6">
              <w:rPr>
                <w:i/>
                <w:color w:val="000000"/>
                <w:sz w:val="18"/>
                <w:szCs w:val="22"/>
              </w:rPr>
              <w:t xml:space="preserve"> de </w:t>
            </w:r>
            <w:proofErr w:type="spellStart"/>
            <w:r w:rsidRPr="00AC72F6">
              <w:rPr>
                <w:i/>
                <w:color w:val="000000"/>
                <w:sz w:val="18"/>
                <w:szCs w:val="22"/>
              </w:rPr>
              <w:t>aprendizaje,learning</w:t>
            </w:r>
            <w:proofErr w:type="spellEnd"/>
            <w:r w:rsidRPr="00AC72F6">
              <w:rPr>
                <w:i/>
                <w:color w:val="000000"/>
                <w:sz w:val="18"/>
                <w:szCs w:val="22"/>
              </w:rPr>
              <w:t xml:space="preserve"> </w:t>
            </w:r>
            <w:proofErr w:type="spellStart"/>
            <w:r w:rsidRPr="00AC72F6">
              <w:rPr>
                <w:i/>
                <w:color w:val="000000"/>
                <w:sz w:val="18"/>
                <w:szCs w:val="22"/>
              </w:rPr>
              <w:t>disa</w:t>
            </w:r>
            <w:proofErr w:type="spellEnd"/>
            <w:r w:rsidRPr="00AC72F6">
              <w:rPr>
                <w:i/>
                <w:color w:val="000000"/>
                <w:sz w:val="18"/>
                <w:szCs w:val="22"/>
              </w:rPr>
              <w:t xml:space="preserve">, </w:t>
            </w:r>
            <w:proofErr w:type="spellStart"/>
            <w:r w:rsidRPr="00AC72F6">
              <w:rPr>
                <w:i/>
                <w:color w:val="000000"/>
                <w:sz w:val="18"/>
                <w:szCs w:val="22"/>
              </w:rPr>
              <w:t>discapacidad</w:t>
            </w:r>
            <w:proofErr w:type="spellEnd"/>
            <w:r w:rsidRPr="00AC72F6">
              <w:rPr>
                <w:i/>
                <w:color w:val="000000"/>
                <w:sz w:val="18"/>
                <w:szCs w:val="22"/>
              </w:rPr>
              <w:t xml:space="preserve"> de </w:t>
            </w:r>
            <w:proofErr w:type="spellStart"/>
            <w:r w:rsidRPr="00AC72F6">
              <w:rPr>
                <w:i/>
                <w:color w:val="000000"/>
                <w:sz w:val="18"/>
                <w:szCs w:val="22"/>
              </w:rPr>
              <w:t>aprendizaje,trouble</w:t>
            </w:r>
            <w:proofErr w:type="spellEnd"/>
            <w:r w:rsidRPr="00AC72F6">
              <w:rPr>
                <w:i/>
                <w:color w:val="000000"/>
                <w:sz w:val="18"/>
                <w:szCs w:val="22"/>
              </w:rPr>
              <w:t xml:space="preserve"> </w:t>
            </w:r>
            <w:proofErr w:type="spellStart"/>
            <w:r w:rsidRPr="00AC72F6">
              <w:rPr>
                <w:i/>
                <w:color w:val="000000"/>
                <w:sz w:val="18"/>
                <w:szCs w:val="22"/>
              </w:rPr>
              <w:t>d'apprentissage</w:t>
            </w:r>
            <w:proofErr w:type="spellEnd"/>
            <w:r w:rsidRPr="00AC72F6">
              <w:rPr>
                <w:i/>
                <w:color w:val="000000"/>
                <w:sz w:val="18"/>
                <w:szCs w:val="22"/>
              </w:rPr>
              <w:t xml:space="preserve">, learning </w:t>
            </w:r>
            <w:proofErr w:type="spellStart"/>
            <w:r w:rsidRPr="00AC72F6">
              <w:rPr>
                <w:i/>
                <w:color w:val="000000"/>
                <w:sz w:val="18"/>
                <w:szCs w:val="22"/>
              </w:rPr>
              <w:t>problem,trisomy</w:t>
            </w:r>
            <w:proofErr w:type="spellEnd"/>
            <w:r w:rsidRPr="00AC72F6">
              <w:rPr>
                <w:i/>
                <w:color w:val="000000"/>
                <w:sz w:val="18"/>
                <w:szCs w:val="22"/>
              </w:rPr>
              <w:t xml:space="preserve">.{0,1}21, </w:t>
            </w:r>
            <w:proofErr w:type="spellStart"/>
            <w:r w:rsidRPr="00AC72F6">
              <w:rPr>
                <w:i/>
                <w:color w:val="000000"/>
                <w:sz w:val="18"/>
                <w:szCs w:val="22"/>
              </w:rPr>
              <w:t>trisomie</w:t>
            </w:r>
            <w:proofErr w:type="spellEnd"/>
            <w:r w:rsidRPr="00AC72F6">
              <w:rPr>
                <w:i/>
                <w:color w:val="000000"/>
                <w:sz w:val="18"/>
                <w:szCs w:val="22"/>
              </w:rPr>
              <w:t xml:space="preserve">.{0,1}21, </w:t>
            </w:r>
            <w:proofErr w:type="spellStart"/>
            <w:r w:rsidRPr="00AC72F6">
              <w:rPr>
                <w:i/>
                <w:color w:val="000000"/>
                <w:sz w:val="18"/>
                <w:szCs w:val="22"/>
              </w:rPr>
              <w:t>trisomía</w:t>
            </w:r>
            <w:proofErr w:type="spellEnd"/>
            <w:r w:rsidRPr="00AC72F6">
              <w:rPr>
                <w:i/>
                <w:color w:val="000000"/>
                <w:sz w:val="18"/>
                <w:szCs w:val="22"/>
              </w:rPr>
              <w:t xml:space="preserve">.{0,1}21,down </w:t>
            </w:r>
            <w:proofErr w:type="spellStart"/>
            <w:r w:rsidRPr="00AC72F6">
              <w:rPr>
                <w:i/>
                <w:color w:val="000000"/>
                <w:sz w:val="18"/>
                <w:szCs w:val="22"/>
              </w:rPr>
              <w:t>syndrom</w:t>
            </w:r>
            <w:proofErr w:type="spellEnd"/>
            <w:r w:rsidRPr="00AC72F6">
              <w:rPr>
                <w:i/>
                <w:color w:val="000000"/>
                <w:sz w:val="18"/>
                <w:szCs w:val="22"/>
              </w:rPr>
              <w:t xml:space="preserve">, syndrome de down, </w:t>
            </w:r>
            <w:proofErr w:type="spellStart"/>
            <w:r w:rsidRPr="00AC72F6">
              <w:rPr>
                <w:i/>
                <w:color w:val="000000"/>
                <w:sz w:val="18"/>
                <w:szCs w:val="22"/>
              </w:rPr>
              <w:t>síndrome</w:t>
            </w:r>
            <w:proofErr w:type="spellEnd"/>
            <w:r w:rsidRPr="00AC72F6">
              <w:rPr>
                <w:i/>
                <w:color w:val="000000"/>
                <w:sz w:val="18"/>
                <w:szCs w:val="22"/>
              </w:rPr>
              <w:t xml:space="preserve"> de down</w:t>
            </w:r>
          </w:p>
        </w:tc>
      </w:tr>
    </w:tbl>
    <w:p w14:paraId="572BE182" w14:textId="37CD5D25" w:rsidR="00CB0D38" w:rsidRPr="006A0697" w:rsidRDefault="00D86575" w:rsidP="00D86575">
      <w:pPr>
        <w:pStyle w:val="Endnotesheading"/>
      </w:pPr>
      <w:r>
        <w:lastRenderedPageBreak/>
        <w:t>Notes</w:t>
      </w:r>
    </w:p>
    <w:sectPr w:rsidR="00CB0D38" w:rsidRPr="006A0697" w:rsidSect="002C57E0">
      <w:footerReference w:type="even" r:id="rId24"/>
      <w:footerReference w:type="default" r:id="rId25"/>
      <w:headerReference w:type="first" r:id="rId26"/>
      <w:footerReference w:type="first" r:id="rId27"/>
      <w:endnotePr>
        <w:numFmt w:val="decimal"/>
      </w:endnotePr>
      <w:pgSz w:w="11900" w:h="16840"/>
      <w:pgMar w:top="1701" w:right="1701" w:bottom="1559" w:left="226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rtha Bekele" w:date="2021-03-15T17:25:00Z" w:initials="MB">
    <w:p w14:paraId="7962EEB5" w14:textId="13F5BD97" w:rsidR="69FEEC8B" w:rsidRDefault="69FEEC8B">
      <w:pPr>
        <w:pStyle w:val="CommentText"/>
      </w:pPr>
      <w:r>
        <w:t xml:space="preserve">I suggest to </w:t>
      </w:r>
      <w:proofErr w:type="spellStart"/>
      <w:r>
        <w:t>to</w:t>
      </w:r>
      <w:proofErr w:type="spellEnd"/>
      <w:r>
        <w:t xml:space="preserve"> add a few lines in the paragraph (or at least to 'End note') what </w:t>
      </w:r>
      <w:proofErr w:type="gramStart"/>
      <w:r>
        <w:t>these mean</w:t>
      </w:r>
      <w:proofErr w:type="gramEnd"/>
      <w:r>
        <w:t>? For instance, does 'principal'' mean projects that address directly/include persons with disabilities? Is this the 'inclusive ODA' you refer below?</w:t>
      </w:r>
      <w:r>
        <w:rPr>
          <w:rStyle w:val="CommentReference"/>
        </w:rPr>
        <w:annotationRef/>
      </w:r>
    </w:p>
    <w:p w14:paraId="1D998CAC" w14:textId="7574AB47" w:rsidR="69FEEC8B" w:rsidRDefault="69FEEC8B">
      <w:pPr>
        <w:pStyle w:val="CommentText"/>
      </w:pPr>
      <w:r>
        <w:t xml:space="preserve">This way, you make it easier to digest for the reader from the start.  </w:t>
      </w:r>
    </w:p>
    <w:p w14:paraId="3C6F0AF5" w14:textId="71FCF32F" w:rsidR="69FEEC8B" w:rsidRDefault="69FEEC8B">
      <w:pPr>
        <w:pStyle w:val="CommentText"/>
      </w:pPr>
      <w:r>
        <w:t xml:space="preserve"> </w:t>
      </w:r>
    </w:p>
  </w:comment>
  <w:comment w:id="2" w:author="Dean Breed" w:date="2021-03-16T10:05:00Z" w:initials="DB">
    <w:p w14:paraId="4D174D5F" w14:textId="355D090E" w:rsidR="00F54466" w:rsidRDefault="00F54466">
      <w:pPr>
        <w:pStyle w:val="CommentText"/>
      </w:pPr>
      <w:r>
        <w:rPr>
          <w:rStyle w:val="CommentReference"/>
        </w:rPr>
        <w:annotationRef/>
      </w:r>
      <w:r>
        <w:t xml:space="preserve">I moved up the definition you recommended </w:t>
      </w:r>
      <w:proofErr w:type="gramStart"/>
      <w:r>
        <w:t>and also</w:t>
      </w:r>
      <w:proofErr w:type="gramEnd"/>
      <w:r>
        <w:t xml:space="preserve"> removed the inclusive part because we can’t really do that via a keyword search. We had this problem previously. They will need to be manually reviewed to confirm inclusivity.</w:t>
      </w:r>
    </w:p>
  </w:comment>
  <w:comment w:id="3" w:author="Martha Bekele" w:date="2021-03-16T13:20:00Z" w:initials="MB">
    <w:p w14:paraId="158AAAB8" w14:textId="5A728021" w:rsidR="0DA40C78" w:rsidRDefault="0DA40C78">
      <w:pPr>
        <w:pStyle w:val="CommentText"/>
      </w:pPr>
      <w:r>
        <w:t>Great</w:t>
      </w:r>
      <w:r>
        <w:rPr>
          <w:rStyle w:val="CommentReference"/>
        </w:rPr>
        <w:annotationRef/>
      </w:r>
    </w:p>
  </w:comment>
  <w:comment w:id="12" w:author="Martha Bekele" w:date="2021-03-15T17:26:00Z" w:initials="MB">
    <w:p w14:paraId="493B11DE" w14:textId="7C11C03F" w:rsidR="69FEEC8B" w:rsidRDefault="69FEEC8B">
      <w:pPr>
        <w:pStyle w:val="CommentText"/>
      </w:pPr>
      <w:r>
        <w:t>combined?</w:t>
      </w:r>
      <w:r>
        <w:rPr>
          <w:rStyle w:val="CommentReference"/>
        </w:rPr>
        <w:annotationRef/>
      </w:r>
    </w:p>
  </w:comment>
  <w:comment w:id="14" w:author="Martha Bekele" w:date="2021-03-15T17:30:00Z" w:initials="MB">
    <w:p w14:paraId="6DF14171" w14:textId="211CE08A" w:rsidR="69FEEC8B" w:rsidRDefault="69FEEC8B">
      <w:pPr>
        <w:pStyle w:val="CommentText"/>
      </w:pPr>
      <w:r>
        <w:t>used?</w:t>
      </w:r>
      <w:r>
        <w:rPr>
          <w:rStyle w:val="CommentReference"/>
        </w:rPr>
        <w:annotationRef/>
      </w:r>
    </w:p>
  </w:comment>
  <w:comment w:id="22" w:author="Martha Bekele" w:date="2021-03-15T17:34:00Z" w:initials="MB">
    <w:p w14:paraId="24DAA583" w14:textId="4F42235B" w:rsidR="69FEEC8B" w:rsidRDefault="69FEEC8B">
      <w:pPr>
        <w:pStyle w:val="CommentText"/>
      </w:pPr>
      <w:r>
        <w:t>Be careful using the term 'developing countries'. Uganda and Zambia are LDCs and not in the category of 'developing countries' according to the UN classification.</w:t>
      </w:r>
      <w:r>
        <w:rPr>
          <w:rStyle w:val="CommentReference"/>
        </w:rPr>
        <w:annotationRef/>
      </w:r>
    </w:p>
  </w:comment>
  <w:comment w:id="23" w:author="Dean Breed" w:date="2021-03-16T08:40:00Z" w:initials="DB">
    <w:p w14:paraId="0E8021DB" w14:textId="6372FE2B" w:rsidR="0028563F" w:rsidRDefault="0028563F">
      <w:pPr>
        <w:pStyle w:val="CommentText"/>
      </w:pPr>
      <w:r>
        <w:rPr>
          <w:rStyle w:val="CommentReference"/>
        </w:rPr>
        <w:annotationRef/>
      </w:r>
      <w:r>
        <w:t>Developing countries is a DAC term used for any ODA eligible country. What alternative would you recommend?</w:t>
      </w:r>
    </w:p>
  </w:comment>
  <w:comment w:id="24" w:author="Martha Bekele" w:date="2021-03-16T12:10:00Z" w:initials="MB">
    <w:p w14:paraId="07E275A7" w14:textId="795C713A" w:rsidR="01CD3473" w:rsidRDefault="01CD3473">
      <w:pPr>
        <w:pStyle w:val="CommentText"/>
      </w:pPr>
      <w:r>
        <w:t xml:space="preserve">Maybe present in endnote the definition by DAC? </w:t>
      </w:r>
      <w:r>
        <w:rPr>
          <w:rStyle w:val="CommentReference"/>
        </w:rPr>
        <w:annotationRef/>
      </w:r>
    </w:p>
  </w:comment>
  <w:comment w:id="25" w:author="Dean Breed" w:date="2021-03-16T10:03:00Z" w:initials="DB">
    <w:p w14:paraId="461D92DB" w14:textId="03DC6A76" w:rsidR="00766678" w:rsidRDefault="00766678">
      <w:pPr>
        <w:pStyle w:val="CommentText"/>
      </w:pPr>
      <w:r>
        <w:rPr>
          <w:rStyle w:val="CommentReference"/>
        </w:rPr>
        <w:annotationRef/>
      </w:r>
      <w:r>
        <w:t>Good idea!</w:t>
      </w:r>
    </w:p>
  </w:comment>
  <w:comment w:id="33" w:author="Martha Bekele" w:date="2021-03-15T17:39:00Z" w:initials="MB">
    <w:p w14:paraId="2B5E0AC9" w14:textId="7D9AB623" w:rsidR="69FEEC8B" w:rsidRDefault="69FEEC8B">
      <w:pPr>
        <w:pStyle w:val="CommentText"/>
      </w:pPr>
      <w:proofErr w:type="gramStart"/>
      <w:r>
        <w:t>I'd</w:t>
      </w:r>
      <w:proofErr w:type="gramEnd"/>
      <w:r>
        <w:t xml:space="preserve"> be cautious in making this statement in reference </w:t>
      </w:r>
      <w:proofErr w:type="spellStart"/>
      <w:r>
        <w:t>o</w:t>
      </w:r>
      <w:proofErr w:type="spellEnd"/>
      <w:r>
        <w:t xml:space="preserve"> Kenya. This is the time the country was upgraded to 'lower </w:t>
      </w:r>
      <w:proofErr w:type="gramStart"/>
      <w:r>
        <w:t>middle income</w:t>
      </w:r>
      <w:proofErr w:type="gramEnd"/>
      <w:r>
        <w:t xml:space="preserve"> country' and there was a drop in aid compared to pre-2014. Though your analysis is only after 2015, </w:t>
      </w:r>
      <w:proofErr w:type="gramStart"/>
      <w:r>
        <w:t>it'd</w:t>
      </w:r>
      <w:proofErr w:type="gramEnd"/>
      <w:r>
        <w:t xml:space="preserve"> be strange to readers to see an argument of increased ODA in ref to Kenya. </w:t>
      </w:r>
      <w:r>
        <w:rPr>
          <w:rStyle w:val="CommentReference"/>
        </w:rPr>
        <w:annotationRef/>
      </w:r>
    </w:p>
    <w:p w14:paraId="47489779" w14:textId="73439DBD" w:rsidR="69FEEC8B" w:rsidRDefault="69FEEC8B">
      <w:pPr>
        <w:pStyle w:val="CommentText"/>
      </w:pPr>
      <w:r>
        <w:t>Mind checking pre-2014 and see if this is applicable?</w:t>
      </w:r>
    </w:p>
  </w:comment>
  <w:comment w:id="34" w:author="Dean Breed" w:date="2021-03-16T08:41:00Z" w:initials="DB">
    <w:p w14:paraId="4D8DB354" w14:textId="50908395" w:rsidR="0028563F" w:rsidRDefault="0028563F">
      <w:pPr>
        <w:pStyle w:val="CommentText"/>
      </w:pPr>
      <w:r>
        <w:rPr>
          <w:rStyle w:val="CommentReference"/>
        </w:rPr>
        <w:annotationRef/>
      </w:r>
      <w:r>
        <w:t>This is across all developing countries and provides context. I will make this clearer</w:t>
      </w:r>
      <w:r w:rsidR="002C5184">
        <w:t xml:space="preserve"> to ensure readers understand that.</w:t>
      </w:r>
    </w:p>
  </w:comment>
  <w:comment w:id="35" w:author="Martha Bekele" w:date="2021-03-16T12:11:00Z" w:initials="MB">
    <w:p w14:paraId="6559A220" w14:textId="1310A98A" w:rsidR="01CD3473" w:rsidRDefault="01CD3473">
      <w:pPr>
        <w:pStyle w:val="CommentText"/>
      </w:pPr>
      <w:r>
        <w:t>Great.</w:t>
      </w:r>
      <w:r>
        <w:rPr>
          <w:rStyle w:val="CommentReference"/>
        </w:rPr>
        <w:annotationRef/>
      </w:r>
    </w:p>
  </w:comment>
  <w:comment w:id="36" w:author="Martha Bekele" w:date="2021-03-15T17:46:00Z" w:initials="MB">
    <w:p w14:paraId="7F0FAE98" w14:textId="746C3DF5" w:rsidR="69FEEC8B" w:rsidRDefault="69FEEC8B">
      <w:pPr>
        <w:pStyle w:val="CommentText"/>
      </w:pPr>
      <w:r>
        <w:t xml:space="preserve">Is this in terms of loan or grant? and do we need to mention at this point for readers who know ODA have dropped for Kenya greatly. </w:t>
      </w:r>
      <w:r>
        <w:rPr>
          <w:rStyle w:val="CommentReference"/>
        </w:rPr>
        <w:annotationRef/>
      </w:r>
    </w:p>
  </w:comment>
  <w:comment w:id="37" w:author="Dean Breed" w:date="2021-03-16T08:49:00Z" w:initials="DB">
    <w:p w14:paraId="61B091BF" w14:textId="5C8D336D" w:rsidR="002E6E0E" w:rsidRDefault="002E6E0E">
      <w:pPr>
        <w:pStyle w:val="CommentText"/>
      </w:pPr>
      <w:r>
        <w:rPr>
          <w:rStyle w:val="CommentReference"/>
        </w:rPr>
        <w:annotationRef/>
      </w:r>
      <w:r w:rsidR="006611ED">
        <w:t xml:space="preserve">It is all ODA, </w:t>
      </w:r>
      <w:proofErr w:type="gramStart"/>
      <w:r w:rsidR="006611ED">
        <w:t>grant</w:t>
      </w:r>
      <w:proofErr w:type="gramEnd"/>
      <w:r w:rsidR="006611ED">
        <w:t xml:space="preserve"> or loans. I will add the split in text form.</w:t>
      </w:r>
    </w:p>
  </w:comment>
  <w:comment w:id="38" w:author="Martha Bekele" w:date="2021-03-16T12:12:00Z" w:initials="MB">
    <w:p w14:paraId="274525DF" w14:textId="5686A3F6" w:rsidR="70886F5B" w:rsidRDefault="70886F5B">
      <w:pPr>
        <w:pStyle w:val="CommentText"/>
      </w:pPr>
      <w:r>
        <w:t xml:space="preserve">Excellent. </w:t>
      </w:r>
      <w:r>
        <w:rPr>
          <w:rStyle w:val="CommentReference"/>
        </w:rPr>
        <w:annotationRef/>
      </w:r>
    </w:p>
  </w:comment>
  <w:comment w:id="43" w:author="Martha Bekele" w:date="2021-03-15T17:50:00Z" w:initials="MB">
    <w:p w14:paraId="0A6F3F67" w14:textId="7091C9E5" w:rsidR="69FEEC8B" w:rsidRDefault="69FEEC8B">
      <w:pPr>
        <w:pStyle w:val="CommentText"/>
      </w:pPr>
      <w:r>
        <w:t xml:space="preserve">The colours are so close to each other, I </w:t>
      </w:r>
      <w:proofErr w:type="gramStart"/>
      <w:r>
        <w:t>wasn't</w:t>
      </w:r>
      <w:proofErr w:type="gramEnd"/>
      <w:r>
        <w:t xml:space="preserve"> able to see which is for which for the first in the columns and the third.</w:t>
      </w:r>
      <w:r>
        <w:rPr>
          <w:rStyle w:val="CommentReference"/>
        </w:rPr>
        <w:annotationRef/>
      </w:r>
    </w:p>
  </w:comment>
  <w:comment w:id="44" w:author="Dean Breed" w:date="2021-03-16T09:36:00Z" w:initials="DB">
    <w:p w14:paraId="580752F2" w14:textId="661541EC" w:rsidR="00736BEB" w:rsidRDefault="00736BEB">
      <w:pPr>
        <w:pStyle w:val="CommentText"/>
      </w:pPr>
      <w:r>
        <w:rPr>
          <w:rStyle w:val="CommentReference"/>
        </w:rPr>
        <w:annotationRef/>
      </w:r>
      <w:proofErr w:type="gramStart"/>
      <w:r>
        <w:t>I’ll</w:t>
      </w:r>
      <w:proofErr w:type="gramEnd"/>
      <w:r>
        <w:t xml:space="preserve"> leave that to comms. </w:t>
      </w:r>
      <w:proofErr w:type="gramStart"/>
      <w:r>
        <w:t>It’s</w:t>
      </w:r>
      <w:proofErr w:type="gramEnd"/>
      <w:r>
        <w:t xml:space="preserve"> often hard to stay on brand and be distinguishing between colours.</w:t>
      </w:r>
    </w:p>
  </w:comment>
  <w:comment w:id="45" w:author="Martha Bekele" w:date="2021-03-15T17:53:00Z" w:initials="MB">
    <w:p w14:paraId="5D538B7D" w14:textId="71E1D21F" w:rsidR="69FEEC8B" w:rsidRDefault="69FEEC8B">
      <w:pPr>
        <w:pStyle w:val="CommentText"/>
      </w:pPr>
      <w:r>
        <w:t xml:space="preserve">1. Could you take this to the first page too, please? </w:t>
      </w:r>
      <w:r>
        <w:rPr>
          <w:rStyle w:val="CommentReference"/>
        </w:rPr>
        <w:annotationRef/>
      </w:r>
    </w:p>
    <w:p w14:paraId="408C5B05" w14:textId="14E5DF8E" w:rsidR="69FEEC8B" w:rsidRDefault="69FEEC8B">
      <w:pPr>
        <w:pStyle w:val="CommentText"/>
      </w:pPr>
      <w:r>
        <w:t xml:space="preserve">2. Did you agree with William to continue using DAC's term? Why not simplify it to your readers and call it </w:t>
      </w:r>
      <w:proofErr w:type="gramStart"/>
      <w:r>
        <w:t>say</w:t>
      </w:r>
      <w:proofErr w:type="gramEnd"/>
      <w:r>
        <w:t xml:space="preserve"> 'primary aid' and 'partial aid' or something similar like that just like the way we do it for UNDRR? These two terms always end up confusing readers. I recall people getting confused by the terms in two discussion forums... </w:t>
      </w:r>
    </w:p>
  </w:comment>
  <w:comment w:id="46" w:author="Dean Breed" w:date="2021-03-16T09:36:00Z" w:initials="DB">
    <w:p w14:paraId="588EEE16" w14:textId="05C087D6" w:rsidR="00736BEB" w:rsidRDefault="00736BEB">
      <w:pPr>
        <w:pStyle w:val="CommentText"/>
      </w:pPr>
      <w:r>
        <w:rPr>
          <w:rStyle w:val="CommentReference"/>
        </w:rPr>
        <w:annotationRef/>
      </w:r>
      <w:r>
        <w:t>1. Done</w:t>
      </w:r>
      <w:r>
        <w:br/>
        <w:t xml:space="preserve">2. </w:t>
      </w:r>
      <w:r w:rsidR="001C013E">
        <w:t xml:space="preserve">I would rather not as we </w:t>
      </w:r>
      <w:proofErr w:type="gramStart"/>
      <w:r w:rsidR="001C013E">
        <w:t>haven’t</w:t>
      </w:r>
      <w:proofErr w:type="gramEnd"/>
      <w:r w:rsidR="001C013E">
        <w:t xml:space="preserve"> done this on any of our other disability work. I agree it </w:t>
      </w:r>
      <w:proofErr w:type="gramStart"/>
      <w:r w:rsidR="001C013E">
        <w:t>isn’t</w:t>
      </w:r>
      <w:proofErr w:type="gramEnd"/>
      <w:r w:rsidR="001C013E">
        <w:t xml:space="preserve"> the easiest terminology to understand but it is in line with the DAC and the way donors report.</w:t>
      </w:r>
    </w:p>
  </w:comment>
  <w:comment w:id="47" w:author="Martha Bekele" w:date="2021-03-16T13:21:00Z" w:initials="MB">
    <w:p w14:paraId="6DF7E00B" w14:textId="57981F05" w:rsidR="1A5BEAF2" w:rsidRDefault="1A5BEAF2">
      <w:pPr>
        <w:pStyle w:val="CommentText"/>
      </w:pPr>
      <w:r>
        <w:t>ok</w:t>
      </w:r>
      <w:r>
        <w:rPr>
          <w:rStyle w:val="CommentReference"/>
        </w:rPr>
        <w:annotationRef/>
      </w:r>
    </w:p>
  </w:comment>
  <w:comment w:id="48" w:author="Martha Bekele" w:date="2021-03-15T18:01:00Z" w:initials="MB">
    <w:p w14:paraId="596DD21C" w14:textId="250AF68B" w:rsidR="69FEEC8B" w:rsidRDefault="69FEEC8B">
      <w:pPr>
        <w:pStyle w:val="CommentText"/>
      </w:pPr>
      <w:r>
        <w:t xml:space="preserve">This is confusing. EU as a group of countries or as a pool fund under EU? </w:t>
      </w:r>
      <w:r>
        <w:rPr>
          <w:rStyle w:val="CommentReference"/>
        </w:rPr>
        <w:annotationRef/>
      </w:r>
    </w:p>
  </w:comment>
  <w:comment w:id="49" w:author="Dean Breed" w:date="2021-03-16T09:37:00Z" w:initials="DB">
    <w:p w14:paraId="2331FE12" w14:textId="351172E5" w:rsidR="003550CA" w:rsidRDefault="003550CA">
      <w:pPr>
        <w:pStyle w:val="CommentText"/>
      </w:pPr>
      <w:r>
        <w:rPr>
          <w:rStyle w:val="CommentReference"/>
        </w:rPr>
        <w:annotationRef/>
      </w:r>
      <w:r>
        <w:t xml:space="preserve">EU institutions. Is that clearer? </w:t>
      </w:r>
    </w:p>
  </w:comment>
  <w:comment w:id="50" w:author="Martha Bekele" w:date="2021-03-16T13:21:00Z" w:initials="MB">
    <w:p w14:paraId="2D4294C2" w14:textId="3C3416EB" w:rsidR="1A5BEAF2" w:rsidRDefault="1A5BEAF2">
      <w:pPr>
        <w:pStyle w:val="CommentText"/>
      </w:pPr>
      <w:r>
        <w:t>yes</w:t>
      </w:r>
      <w:r>
        <w:rPr>
          <w:rStyle w:val="CommentReference"/>
        </w:rPr>
        <w:annotationRef/>
      </w:r>
    </w:p>
  </w:comment>
  <w:comment w:id="54" w:author="Martha Bekele" w:date="2021-03-15T18:10:00Z" w:initials="MB">
    <w:p w14:paraId="30B97F48" w14:textId="5DF11C0E" w:rsidR="69FEEC8B" w:rsidRDefault="69FEEC8B">
      <w:pPr>
        <w:pStyle w:val="CommentText"/>
      </w:pPr>
      <w:r>
        <w:t xml:space="preserve">A reader would ask: across 5 years in total or per annum? </w:t>
      </w:r>
      <w:r>
        <w:rPr>
          <w:rStyle w:val="CommentReference"/>
        </w:rPr>
        <w:annotationRef/>
      </w:r>
    </w:p>
  </w:comment>
  <w:comment w:id="55" w:author="Dean Breed" w:date="2021-03-16T09:38:00Z" w:initials="DB">
    <w:p w14:paraId="1823E69E" w14:textId="3F7B66DE" w:rsidR="00865B43" w:rsidRDefault="00865B43">
      <w:pPr>
        <w:pStyle w:val="CommentText"/>
      </w:pPr>
      <w:r>
        <w:rPr>
          <w:rStyle w:val="CommentReference"/>
        </w:rPr>
        <w:annotationRef/>
      </w:r>
      <w:r>
        <w:t xml:space="preserve">Total, added. It is also in the graph so hope that’s now </w:t>
      </w:r>
      <w:proofErr w:type="gramStart"/>
      <w:r>
        <w:t>clear?</w:t>
      </w:r>
      <w:proofErr w:type="gramEnd"/>
    </w:p>
  </w:comment>
  <w:comment w:id="56" w:author="Martha Bekele" w:date="2021-03-15T18:12:00Z" w:initials="MB">
    <w:p w14:paraId="0A7A2C09" w14:textId="0232216E" w:rsidR="69FEEC8B" w:rsidRDefault="69FEEC8B">
      <w:pPr>
        <w:pStyle w:val="CommentText"/>
      </w:pPr>
      <w:r>
        <w:t xml:space="preserve">what do you want to say here? by local NGOs? </w:t>
      </w:r>
      <w:r>
        <w:rPr>
          <w:rStyle w:val="CommentReference"/>
        </w:rPr>
        <w:annotationRef/>
      </w:r>
    </w:p>
  </w:comment>
  <w:comment w:id="57" w:author="Dean Breed" w:date="2021-03-16T08:57:00Z" w:initials="DB">
    <w:p w14:paraId="2F4810BC" w14:textId="6358964D" w:rsidR="00554559" w:rsidRDefault="00554559">
      <w:pPr>
        <w:pStyle w:val="CommentText"/>
      </w:pPr>
      <w:r>
        <w:rPr>
          <w:rStyle w:val="CommentReference"/>
        </w:rPr>
        <w:annotationRef/>
      </w:r>
      <w:r>
        <w:t>NGOs from the given country, yes.</w:t>
      </w:r>
    </w:p>
  </w:comment>
  <w:comment w:id="58" w:author="Martha Bekele" w:date="2021-03-16T12:09:00Z" w:initials="MB">
    <w:p w14:paraId="73C15626" w14:textId="16B64F42" w:rsidR="1D9864F7" w:rsidRDefault="1D9864F7">
      <w:pPr>
        <w:pStyle w:val="CommentText"/>
      </w:pPr>
      <w:r>
        <w:t>Can we say country based or local NGOs? Trying to avoid 'developing country-based'...</w:t>
      </w:r>
      <w:r>
        <w:rPr>
          <w:rStyle w:val="CommentReference"/>
        </w:rPr>
        <w:annotationRef/>
      </w:r>
    </w:p>
  </w:comment>
  <w:comment w:id="59" w:author="Dean Breed" w:date="2021-03-16T09:15:00Z" w:initials="DB">
    <w:p w14:paraId="38E7D563" w14:textId="46B32EC7" w:rsidR="00B52B7B" w:rsidRDefault="00B52B7B">
      <w:pPr>
        <w:pStyle w:val="CommentText"/>
      </w:pPr>
      <w:r>
        <w:rPr>
          <w:rStyle w:val="CommentReference"/>
        </w:rPr>
        <w:annotationRef/>
      </w:r>
      <w:r>
        <w:t>All of this is DA</w:t>
      </w:r>
      <w:r w:rsidR="000F262B">
        <w:t>C</w:t>
      </w:r>
      <w:r>
        <w:t xml:space="preserve"> language but yes, I </w:t>
      </w:r>
      <w:proofErr w:type="gramStart"/>
      <w:r>
        <w:t>don’t</w:t>
      </w:r>
      <w:proofErr w:type="gramEnd"/>
      <w:r>
        <w:t xml:space="preserve"> see why not</w:t>
      </w:r>
      <w:r w:rsidR="000F262B">
        <w:t>.</w:t>
      </w:r>
    </w:p>
  </w:comment>
  <w:comment w:id="61" w:author="Martha Bekele" w:date="2021-03-15T18:15:00Z" w:initials="MB">
    <w:p w14:paraId="304E6797" w14:textId="7F0A3EE4" w:rsidR="69FEEC8B" w:rsidRDefault="69FEEC8B">
      <w:pPr>
        <w:pStyle w:val="CommentText"/>
      </w:pPr>
      <w:r>
        <w:t xml:space="preserve">Is this product part of a bigger report? If not, possible to give the definition of psychosocial disability with examples (say from the search words). I recall William introducing the project idea and started off with </w:t>
      </w:r>
      <w:proofErr w:type="gramStart"/>
      <w:r>
        <w:t>some kind of definition</w:t>
      </w:r>
      <w:proofErr w:type="gramEnd"/>
      <w:r>
        <w:t xml:space="preserve">. </w:t>
      </w:r>
      <w:r>
        <w:rPr>
          <w:rStyle w:val="CommentReference"/>
        </w:rPr>
        <w:annotationRef/>
      </w:r>
    </w:p>
  </w:comment>
  <w:comment w:id="62" w:author="Dean Breed" w:date="2021-03-16T09:39:00Z" w:initials="DB">
    <w:p w14:paraId="7C262691" w14:textId="07384CDB" w:rsidR="00865B43" w:rsidRDefault="00865B43">
      <w:pPr>
        <w:pStyle w:val="CommentText"/>
      </w:pPr>
      <w:r>
        <w:rPr>
          <w:rStyle w:val="CommentReference"/>
        </w:rPr>
        <w:annotationRef/>
      </w:r>
      <w:r w:rsidR="007D437A">
        <w:t>I think I would rather leave this to Validity to decide. As it is a product solely for their use, it would seem odd to define psychosocial disabilities to them. I can ask William when we finalise for a definition.</w:t>
      </w:r>
    </w:p>
  </w:comment>
  <w:comment w:id="63" w:author="Martha Bekele" w:date="2021-03-16T13:22:00Z" w:initials="MB">
    <w:p w14:paraId="0D11FBB4" w14:textId="14C85C17" w:rsidR="1A5BEAF2" w:rsidRDefault="1A5BEAF2">
      <w:pPr>
        <w:pStyle w:val="CommentText"/>
      </w:pPr>
      <w:r>
        <w:t>No worries. Thanks</w:t>
      </w:r>
      <w:r>
        <w:rPr>
          <w:rStyle w:val="CommentReference"/>
        </w:rPr>
        <w:annotationRef/>
      </w:r>
    </w:p>
  </w:comment>
  <w:comment w:id="68" w:author="Martha Bekele" w:date="2021-03-15T18:17:00Z" w:initials="MB">
    <w:p w14:paraId="4F017A0F" w14:textId="7A5AA865" w:rsidR="69FEEC8B" w:rsidRDefault="69FEEC8B">
      <w:pPr>
        <w:pStyle w:val="CommentText"/>
      </w:pPr>
      <w:r>
        <w:t xml:space="preserve">Can we find out from William why this might be the case and add possible explanations? </w:t>
      </w:r>
      <w:r>
        <w:rPr>
          <w:rStyle w:val="CommentReference"/>
        </w:rPr>
        <w:annotationRef/>
      </w:r>
    </w:p>
  </w:comment>
  <w:comment w:id="69" w:author="Dean Breed" w:date="2021-03-16T09:58:00Z" w:initials="DB">
    <w:p w14:paraId="00062E7F" w14:textId="3FBF5681" w:rsidR="00634037" w:rsidRDefault="00634037">
      <w:pPr>
        <w:pStyle w:val="CommentText"/>
      </w:pPr>
      <w:r>
        <w:rPr>
          <w:rStyle w:val="CommentReference"/>
        </w:rPr>
        <w:annotationRef/>
      </w:r>
      <w:r>
        <w:t xml:space="preserve">Yes, we </w:t>
      </w:r>
      <w:r w:rsidR="00A757CA">
        <w:t>can revert this question to William.</w:t>
      </w:r>
    </w:p>
  </w:comment>
  <w:comment w:id="70" w:author="Martha Bekele" w:date="2021-03-15T18:19:00Z" w:initials="MB">
    <w:p w14:paraId="20F60275" w14:textId="5B53F9C5" w:rsidR="69FEEC8B" w:rsidRDefault="69FEEC8B">
      <w:pPr>
        <w:pStyle w:val="CommentText"/>
      </w:pPr>
      <w:r>
        <w:t>inconsistency on yearly basis?</w:t>
      </w:r>
      <w:r>
        <w:rPr>
          <w:rStyle w:val="CommentReference"/>
        </w:rPr>
        <w:annotationRef/>
      </w:r>
    </w:p>
  </w:comment>
  <w:comment w:id="71" w:author="Dean Breed" w:date="2021-03-16T09:58:00Z" w:initials="DB">
    <w:p w14:paraId="121FFD28" w14:textId="0B7AC5E2" w:rsidR="00634037" w:rsidRDefault="00634037">
      <w:pPr>
        <w:pStyle w:val="CommentText"/>
      </w:pPr>
      <w:r>
        <w:rPr>
          <w:rStyle w:val="CommentReference"/>
        </w:rPr>
        <w:annotationRef/>
      </w:r>
      <w:r>
        <w:t>Added.</w:t>
      </w:r>
    </w:p>
  </w:comment>
  <w:comment w:id="73" w:author="Martha Bekele" w:date="2021-03-15T18:23:00Z" w:initials="MB">
    <w:p w14:paraId="0600D4B8" w14:textId="6EDAABE7" w:rsidR="69FEEC8B" w:rsidRDefault="69FEEC8B">
      <w:pPr>
        <w:pStyle w:val="CommentText"/>
      </w:pPr>
      <w:r>
        <w:t xml:space="preserve">Akin to Fig 7, </w:t>
      </w:r>
      <w:proofErr w:type="gramStart"/>
      <w:r>
        <w:t>I'd</w:t>
      </w:r>
      <w:proofErr w:type="gramEnd"/>
      <w:r>
        <w:t xml:space="preserve"> be interested to know which country, among </w:t>
      </w:r>
      <w:proofErr w:type="spellStart"/>
      <w:r>
        <w:t>Ke</w:t>
      </w:r>
      <w:proofErr w:type="spellEnd"/>
      <w:r>
        <w:t xml:space="preserve">, Ug and </w:t>
      </w:r>
      <w:proofErr w:type="spellStart"/>
      <w:r>
        <w:t>Zam</w:t>
      </w:r>
      <w:proofErr w:type="spellEnd"/>
      <w:r>
        <w:t xml:space="preserve">, on yearly basis, has been getting more aid across the years (like a trend analysis). That way, you could tell which country is better positioned to advance inclusion of persons with </w:t>
      </w:r>
      <w:proofErr w:type="spellStart"/>
      <w:r>
        <w:t>with</w:t>
      </w:r>
      <w:proofErr w:type="spellEnd"/>
      <w:r>
        <w:t xml:space="preserve"> </w:t>
      </w:r>
      <w:proofErr w:type="spellStart"/>
      <w:r>
        <w:t>psD</w:t>
      </w:r>
      <w:proofErr w:type="spellEnd"/>
      <w:r>
        <w:t xml:space="preserve">, and in which country should the likes of Validty.org need to lobby for more resources. </w:t>
      </w:r>
      <w:r>
        <w:rPr>
          <w:rStyle w:val="CommentReference"/>
        </w:rPr>
        <w:annotationRef/>
      </w:r>
    </w:p>
  </w:comment>
  <w:comment w:id="74" w:author="Dean Breed" w:date="2021-03-16T09:58:00Z" w:initials="DB">
    <w:p w14:paraId="32AB3F23" w14:textId="061942B0" w:rsidR="00634037" w:rsidRDefault="00634037">
      <w:pPr>
        <w:pStyle w:val="CommentText"/>
      </w:pPr>
      <w:r>
        <w:rPr>
          <w:rStyle w:val="CommentReference"/>
        </w:rPr>
        <w:annotationRef/>
      </w:r>
      <w:r>
        <w:t>Added a new Figure 7. What do you think?</w:t>
      </w:r>
    </w:p>
  </w:comment>
  <w:comment w:id="75" w:author="Martha Bekele" w:date="2021-03-16T13:27:00Z" w:initials="MB">
    <w:p w14:paraId="11F0C936" w14:textId="1975BBE7" w:rsidR="1A5BEAF2" w:rsidRDefault="1A5BEAF2">
      <w:pPr>
        <w:pStyle w:val="CommentText"/>
      </w:pPr>
      <w:r>
        <w:t xml:space="preserve">I think that makes more sense.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6F0AF5" w15:done="0"/>
  <w15:commentEx w15:paraId="4D174D5F" w15:paraIdParent="3C6F0AF5" w15:done="0"/>
  <w15:commentEx w15:paraId="158AAAB8" w15:paraIdParent="3C6F0AF5" w15:done="0"/>
  <w15:commentEx w15:paraId="493B11DE" w15:done="1"/>
  <w15:commentEx w15:paraId="6DF14171" w15:done="1"/>
  <w15:commentEx w15:paraId="24DAA583" w15:done="0"/>
  <w15:commentEx w15:paraId="0E8021DB" w15:paraIdParent="24DAA583" w15:done="0"/>
  <w15:commentEx w15:paraId="07E275A7" w15:paraIdParent="24DAA583" w15:done="0"/>
  <w15:commentEx w15:paraId="461D92DB" w15:paraIdParent="24DAA583" w15:done="0"/>
  <w15:commentEx w15:paraId="47489779" w15:done="0"/>
  <w15:commentEx w15:paraId="4D8DB354" w15:paraIdParent="47489779" w15:done="0"/>
  <w15:commentEx w15:paraId="6559A220" w15:paraIdParent="47489779" w15:done="0"/>
  <w15:commentEx w15:paraId="7F0FAE98" w15:done="0"/>
  <w15:commentEx w15:paraId="61B091BF" w15:paraIdParent="7F0FAE98" w15:done="0"/>
  <w15:commentEx w15:paraId="274525DF" w15:paraIdParent="7F0FAE98" w15:done="0"/>
  <w15:commentEx w15:paraId="0A6F3F67" w15:done="0"/>
  <w15:commentEx w15:paraId="580752F2" w15:paraIdParent="0A6F3F67" w15:done="0"/>
  <w15:commentEx w15:paraId="408C5B05" w15:done="0"/>
  <w15:commentEx w15:paraId="588EEE16" w15:paraIdParent="408C5B05" w15:done="0"/>
  <w15:commentEx w15:paraId="6DF7E00B" w15:paraIdParent="408C5B05" w15:done="0"/>
  <w15:commentEx w15:paraId="596DD21C" w15:done="0"/>
  <w15:commentEx w15:paraId="2331FE12" w15:paraIdParent="596DD21C" w15:done="0"/>
  <w15:commentEx w15:paraId="2D4294C2" w15:paraIdParent="596DD21C" w15:done="0"/>
  <w15:commentEx w15:paraId="30B97F48" w15:done="0"/>
  <w15:commentEx w15:paraId="1823E69E" w15:paraIdParent="30B97F48" w15:done="0"/>
  <w15:commentEx w15:paraId="0A7A2C09" w15:done="0"/>
  <w15:commentEx w15:paraId="2F4810BC" w15:paraIdParent="0A7A2C09" w15:done="0"/>
  <w15:commentEx w15:paraId="73C15626" w15:paraIdParent="0A7A2C09" w15:done="0"/>
  <w15:commentEx w15:paraId="38E7D563" w15:paraIdParent="0A7A2C09" w15:done="0"/>
  <w15:commentEx w15:paraId="304E6797" w15:done="0"/>
  <w15:commentEx w15:paraId="7C262691" w15:paraIdParent="304E6797" w15:done="0"/>
  <w15:commentEx w15:paraId="0D11FBB4" w15:paraIdParent="304E6797" w15:done="0"/>
  <w15:commentEx w15:paraId="4F017A0F" w15:done="0"/>
  <w15:commentEx w15:paraId="00062E7F" w15:paraIdParent="4F017A0F" w15:done="0"/>
  <w15:commentEx w15:paraId="20F60275" w15:done="0"/>
  <w15:commentEx w15:paraId="121FFD28" w15:paraIdParent="20F60275" w15:done="0"/>
  <w15:commentEx w15:paraId="0600D4B8" w15:done="0"/>
  <w15:commentEx w15:paraId="32AB3F23" w15:paraIdParent="0600D4B8" w15:done="0"/>
  <w15:commentEx w15:paraId="11F0C936" w15:paraIdParent="0600D4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057D89E" w16cex:dateUtc="2021-03-15T14:25:00Z"/>
  <w16cex:commentExtensible w16cex:durableId="23FB0185" w16cex:dateUtc="2021-03-16T10:05:00Z"/>
  <w16cex:commentExtensible w16cex:durableId="5F9A1F41" w16cex:dateUtc="2021-03-16T10:20:00Z"/>
  <w16cex:commentExtensible w16cex:durableId="2A814D41" w16cex:dateUtc="2021-03-15T14:26:00Z"/>
  <w16cex:commentExtensible w16cex:durableId="08276D03" w16cex:dateUtc="2021-03-15T14:30:00Z"/>
  <w16cex:commentExtensible w16cex:durableId="46243CF0" w16cex:dateUtc="2021-03-15T14:34:00Z"/>
  <w16cex:commentExtensible w16cex:durableId="23FAED87" w16cex:dateUtc="2021-03-16T08:40:00Z"/>
  <w16cex:commentExtensible w16cex:durableId="63DD8F73" w16cex:dateUtc="2021-03-16T09:10:00Z"/>
  <w16cex:commentExtensible w16cex:durableId="23FB00E6" w16cex:dateUtc="2021-03-16T10:03:00Z"/>
  <w16cex:commentExtensible w16cex:durableId="505D3B6F" w16cex:dateUtc="2021-03-15T14:39:00Z"/>
  <w16cex:commentExtensible w16cex:durableId="23FAEDAC" w16cex:dateUtc="2021-03-16T08:41:00Z"/>
  <w16cex:commentExtensible w16cex:durableId="32DA3343" w16cex:dateUtc="2021-03-16T09:11:00Z"/>
  <w16cex:commentExtensible w16cex:durableId="71F8108D" w16cex:dateUtc="2021-03-15T14:46:00Z"/>
  <w16cex:commentExtensible w16cex:durableId="23FAEF93" w16cex:dateUtc="2021-03-16T08:49:00Z"/>
  <w16cex:commentExtensible w16cex:durableId="0AF417C4" w16cex:dateUtc="2021-03-16T09:12:00Z"/>
  <w16cex:commentExtensible w16cex:durableId="08365EB3" w16cex:dateUtc="2021-03-15T14:50:00Z"/>
  <w16cex:commentExtensible w16cex:durableId="23FAFA9A" w16cex:dateUtc="2021-03-16T09:36:00Z"/>
  <w16cex:commentExtensible w16cex:durableId="4ED5FB81" w16cex:dateUtc="2021-03-15T14:53:00Z"/>
  <w16cex:commentExtensible w16cex:durableId="23FAFABA" w16cex:dateUtc="2021-03-16T09:36:00Z"/>
  <w16cex:commentExtensible w16cex:durableId="38AA9055" w16cex:dateUtc="2021-03-16T10:21:00Z"/>
  <w16cex:commentExtensible w16cex:durableId="393FEA43" w16cex:dateUtc="2021-03-15T15:01:00Z"/>
  <w16cex:commentExtensible w16cex:durableId="23FAFAEF" w16cex:dateUtc="2021-03-16T09:37:00Z"/>
  <w16cex:commentExtensible w16cex:durableId="642F9D58" w16cex:dateUtc="2021-03-16T10:21:00Z"/>
  <w16cex:commentExtensible w16cex:durableId="6A65086C" w16cex:dateUtc="2021-03-15T15:10:00Z"/>
  <w16cex:commentExtensible w16cex:durableId="23FAFB1E" w16cex:dateUtc="2021-03-16T09:38:00Z"/>
  <w16cex:commentExtensible w16cex:durableId="3EEB5BDD" w16cex:dateUtc="2021-03-15T15:12:00Z"/>
  <w16cex:commentExtensible w16cex:durableId="23FAF18A" w16cex:dateUtc="2021-03-16T08:57:00Z"/>
  <w16cex:commentExtensible w16cex:durableId="45BE182B" w16cex:dateUtc="2021-03-16T09:09:00Z"/>
  <w16cex:commentExtensible w16cex:durableId="23FAF5A7" w16cex:dateUtc="2021-03-16T09:15:00Z"/>
  <w16cex:commentExtensible w16cex:durableId="3D4C954E" w16cex:dateUtc="2021-03-15T15:15:00Z"/>
  <w16cex:commentExtensible w16cex:durableId="23FAFB36" w16cex:dateUtc="2021-03-16T09:39:00Z"/>
  <w16cex:commentExtensible w16cex:durableId="12EEBB49" w16cex:dateUtc="2021-03-16T10:22:00Z"/>
  <w16cex:commentExtensible w16cex:durableId="0788632E" w16cex:dateUtc="2021-03-15T15:17:00Z"/>
  <w16cex:commentExtensible w16cex:durableId="23FAFFE2" w16cex:dateUtc="2021-03-16T09:58:00Z"/>
  <w16cex:commentExtensible w16cex:durableId="192996FE" w16cex:dateUtc="2021-03-15T15:19:00Z"/>
  <w16cex:commentExtensible w16cex:durableId="23FAFFDE" w16cex:dateUtc="2021-03-16T09:58:00Z"/>
  <w16cex:commentExtensible w16cex:durableId="1B025C70" w16cex:dateUtc="2021-03-15T15:23:00Z"/>
  <w16cex:commentExtensible w16cex:durableId="23FAFFD4" w16cex:dateUtc="2021-03-16T09:58:00Z"/>
  <w16cex:commentExtensible w16cex:durableId="7B11F700" w16cex:dateUtc="2021-03-16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6F0AF5" w16cid:durableId="0057D89E"/>
  <w16cid:commentId w16cid:paraId="4D174D5F" w16cid:durableId="23FB0185"/>
  <w16cid:commentId w16cid:paraId="158AAAB8" w16cid:durableId="5F9A1F41"/>
  <w16cid:commentId w16cid:paraId="493B11DE" w16cid:durableId="2A814D41"/>
  <w16cid:commentId w16cid:paraId="6DF14171" w16cid:durableId="08276D03"/>
  <w16cid:commentId w16cid:paraId="24DAA583" w16cid:durableId="46243CF0"/>
  <w16cid:commentId w16cid:paraId="0E8021DB" w16cid:durableId="23FAED87"/>
  <w16cid:commentId w16cid:paraId="07E275A7" w16cid:durableId="63DD8F73"/>
  <w16cid:commentId w16cid:paraId="461D92DB" w16cid:durableId="23FB00E6"/>
  <w16cid:commentId w16cid:paraId="47489779" w16cid:durableId="505D3B6F"/>
  <w16cid:commentId w16cid:paraId="4D8DB354" w16cid:durableId="23FAEDAC"/>
  <w16cid:commentId w16cid:paraId="6559A220" w16cid:durableId="32DA3343"/>
  <w16cid:commentId w16cid:paraId="7F0FAE98" w16cid:durableId="71F8108D"/>
  <w16cid:commentId w16cid:paraId="61B091BF" w16cid:durableId="23FAEF93"/>
  <w16cid:commentId w16cid:paraId="274525DF" w16cid:durableId="0AF417C4"/>
  <w16cid:commentId w16cid:paraId="0A6F3F67" w16cid:durableId="08365EB3"/>
  <w16cid:commentId w16cid:paraId="580752F2" w16cid:durableId="23FAFA9A"/>
  <w16cid:commentId w16cid:paraId="408C5B05" w16cid:durableId="4ED5FB81"/>
  <w16cid:commentId w16cid:paraId="588EEE16" w16cid:durableId="23FAFABA"/>
  <w16cid:commentId w16cid:paraId="6DF7E00B" w16cid:durableId="38AA9055"/>
  <w16cid:commentId w16cid:paraId="596DD21C" w16cid:durableId="393FEA43"/>
  <w16cid:commentId w16cid:paraId="2331FE12" w16cid:durableId="23FAFAEF"/>
  <w16cid:commentId w16cid:paraId="2D4294C2" w16cid:durableId="642F9D58"/>
  <w16cid:commentId w16cid:paraId="30B97F48" w16cid:durableId="6A65086C"/>
  <w16cid:commentId w16cid:paraId="1823E69E" w16cid:durableId="23FAFB1E"/>
  <w16cid:commentId w16cid:paraId="0A7A2C09" w16cid:durableId="3EEB5BDD"/>
  <w16cid:commentId w16cid:paraId="2F4810BC" w16cid:durableId="23FAF18A"/>
  <w16cid:commentId w16cid:paraId="73C15626" w16cid:durableId="45BE182B"/>
  <w16cid:commentId w16cid:paraId="38E7D563" w16cid:durableId="23FAF5A7"/>
  <w16cid:commentId w16cid:paraId="304E6797" w16cid:durableId="3D4C954E"/>
  <w16cid:commentId w16cid:paraId="7C262691" w16cid:durableId="23FAFB36"/>
  <w16cid:commentId w16cid:paraId="0D11FBB4" w16cid:durableId="12EEBB49"/>
  <w16cid:commentId w16cid:paraId="4F017A0F" w16cid:durableId="0788632E"/>
  <w16cid:commentId w16cid:paraId="00062E7F" w16cid:durableId="23FAFFE2"/>
  <w16cid:commentId w16cid:paraId="20F60275" w16cid:durableId="192996FE"/>
  <w16cid:commentId w16cid:paraId="121FFD28" w16cid:durableId="23FAFFDE"/>
  <w16cid:commentId w16cid:paraId="0600D4B8" w16cid:durableId="1B025C70"/>
  <w16cid:commentId w16cid:paraId="32AB3F23" w16cid:durableId="23FAFFD4"/>
  <w16cid:commentId w16cid:paraId="11F0C936" w16cid:durableId="7B11F7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0C691" w14:textId="77777777" w:rsidR="002940D4" w:rsidRDefault="002940D4"/>
  </w:endnote>
  <w:endnote w:type="continuationSeparator" w:id="0">
    <w:p w14:paraId="20177CAA" w14:textId="77777777" w:rsidR="002940D4" w:rsidRDefault="002940D4" w:rsidP="005264C1">
      <w:pPr>
        <w:spacing w:before="0" w:line="240" w:lineRule="auto"/>
      </w:pPr>
    </w:p>
    <w:p w14:paraId="4016460C" w14:textId="77777777" w:rsidR="002940D4" w:rsidRDefault="002940D4"/>
  </w:endnote>
  <w:endnote w:type="continuationNotice" w:id="1">
    <w:p w14:paraId="1855844A" w14:textId="77777777" w:rsidR="002940D4" w:rsidRDefault="002940D4">
      <w:pPr>
        <w:spacing w:before="0" w:line="240" w:lineRule="auto"/>
      </w:pPr>
    </w:p>
  </w:endnote>
  <w:endnote w:id="2">
    <w:p w14:paraId="1B7B3773" w14:textId="77777777" w:rsidR="00224E66" w:rsidRPr="00423163" w:rsidRDefault="00224E66" w:rsidP="00224E66">
      <w:pPr>
        <w:pStyle w:val="EndnoteText"/>
        <w:rPr>
          <w:sz w:val="20"/>
        </w:rPr>
      </w:pPr>
      <w:r w:rsidRPr="00423163">
        <w:rPr>
          <w:rStyle w:val="EndnoteReference"/>
        </w:rPr>
        <w:endnoteRef/>
      </w:r>
      <w:r w:rsidRPr="00423163">
        <w:rPr>
          <w:sz w:val="20"/>
        </w:rPr>
        <w:t xml:space="preserve"> Development Initiatives, 2019. </w:t>
      </w:r>
      <w:r w:rsidRPr="00423163">
        <w:rPr>
          <w:i/>
          <w:iCs/>
          <w:sz w:val="20"/>
        </w:rPr>
        <w:t xml:space="preserve">How well is aid targeting disability? </w:t>
      </w:r>
      <w:r w:rsidRPr="00423163">
        <w:rPr>
          <w:sz w:val="20"/>
        </w:rPr>
        <w:t xml:space="preserve">Available at: </w:t>
      </w:r>
      <w:hyperlink r:id="rId1" w:history="1">
        <w:r w:rsidRPr="00423163">
          <w:rPr>
            <w:rStyle w:val="Hyperlink"/>
            <w:sz w:val="20"/>
          </w:rPr>
          <w:t>https://devinit.org/blog/how-well-aid-targeting-disability/</w:t>
        </w:r>
      </w:hyperlink>
    </w:p>
  </w:endnote>
  <w:endnote w:id="3">
    <w:p w14:paraId="12CE578E" w14:textId="77777777" w:rsidR="00423163" w:rsidRPr="00283673" w:rsidRDefault="00423163" w:rsidP="00BF76B9">
      <w:pPr>
        <w:pStyle w:val="EndnoteText"/>
      </w:pPr>
      <w:r w:rsidRPr="00423163">
        <w:rPr>
          <w:rStyle w:val="EndnoteReference"/>
        </w:rPr>
        <w:endnoteRef/>
      </w:r>
      <w:r w:rsidRPr="00423163">
        <w:rPr>
          <w:sz w:val="20"/>
        </w:rPr>
        <w:t xml:space="preserve"> Development Assistance Committee, 2018. </w:t>
      </w:r>
      <w:r w:rsidRPr="00423163">
        <w:rPr>
          <w:i/>
          <w:iCs/>
          <w:sz w:val="20"/>
        </w:rPr>
        <w:t xml:space="preserve">Proposal to introduce a policy marker in the CRS to track development finance that promotes the inclusion and empowerment of persons with disabilities. </w:t>
      </w:r>
      <w:r w:rsidRPr="00423163">
        <w:rPr>
          <w:sz w:val="20"/>
        </w:rPr>
        <w:t xml:space="preserve">Available from: </w:t>
      </w:r>
      <w:hyperlink r:id="rId2" w:history="1">
        <w:r w:rsidRPr="00423163">
          <w:rPr>
            <w:rStyle w:val="Hyperlink"/>
            <w:sz w:val="20"/>
          </w:rPr>
          <w:t>http://www.oecd.org/officialdocuments/publicdisplaydocumentpdf/?cote=DCD/DAC/STAT(2018)39/REV1&amp;docLanguage=En</w:t>
        </w:r>
      </w:hyperlink>
    </w:p>
  </w:endnote>
  <w:endnote w:id="4">
    <w:p w14:paraId="50936F0B" w14:textId="73AA9533" w:rsidR="00766678" w:rsidRPr="00766678" w:rsidRDefault="00766678">
      <w:pPr>
        <w:pStyle w:val="EndnoteText"/>
        <w:rPr>
          <w:lang w:val="en-US"/>
          <w:rPrChange w:id="27" w:author="Dean Breed" w:date="2021-03-16T10:03:00Z">
            <w:rPr/>
          </w:rPrChange>
        </w:rPr>
      </w:pPr>
      <w:ins w:id="28" w:author="Dean Breed" w:date="2021-03-16T10:03:00Z">
        <w:r>
          <w:rPr>
            <w:rStyle w:val="EndnoteReference"/>
          </w:rPr>
          <w:endnoteRef/>
        </w:r>
        <w:r>
          <w:t xml:space="preserve"> </w:t>
        </w:r>
        <w:r>
          <w:rPr>
            <w:lang w:val="en-US"/>
          </w:rPr>
          <w:t xml:space="preserve">Developing countries </w:t>
        </w:r>
      </w:ins>
      <w:ins w:id="29" w:author="Dean Breed" w:date="2021-03-16T10:04:00Z">
        <w:r w:rsidR="00165B91">
          <w:rPr>
            <w:lang w:val="en-US"/>
          </w:rPr>
          <w:t>are considered by the OECD DAC to be any ODA eligible country</w:t>
        </w:r>
        <w:r w:rsidR="005223B3">
          <w:rPr>
            <w:lang w:val="en-US"/>
          </w:rPr>
          <w:t xml:space="preserve"> on the ‘</w:t>
        </w:r>
      </w:ins>
      <w:ins w:id="30" w:author="Dean Breed" w:date="2021-03-16T10:05:00Z">
        <w:r w:rsidR="005223B3" w:rsidRPr="005223B3">
          <w:rPr>
            <w:lang w:val="en-US"/>
          </w:rPr>
          <w:t>List of ODA Recipients</w:t>
        </w:r>
        <w:r w:rsidR="005223B3">
          <w:rPr>
            <w:lang w:val="en-US"/>
          </w:rPr>
          <w:t xml:space="preserve">’. Available at: </w:t>
        </w:r>
      </w:ins>
      <w:ins w:id="31" w:author="Dean Breed" w:date="2021-03-16T10:04:00Z">
        <w:r w:rsidR="005223B3" w:rsidRPr="005223B3">
          <w:rPr>
            <w:lang w:val="en-US"/>
          </w:rPr>
          <w:t>http://www.oecd.org/dac/financing-sustainable-development/development-finance-standards/daclist.htm</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F2564" w14:textId="77777777" w:rsidR="0028521F" w:rsidRDefault="0028521F" w:rsidP="00A570EE">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BA600A" w14:textId="77777777" w:rsidR="0028521F" w:rsidRDefault="009C6A33" w:rsidP="005264C1">
    <w:pPr>
      <w:ind w:right="360"/>
    </w:pPr>
    <w:sdt>
      <w:sdtPr>
        <w:id w:val="533771748"/>
        <w:temporary/>
        <w:showingPlcHdr/>
      </w:sdtPr>
      <w:sdtEndPr/>
      <w:sdtContent>
        <w:r w:rsidR="0028521F">
          <w:t>[Type text]</w:t>
        </w:r>
      </w:sdtContent>
    </w:sdt>
    <w:r w:rsidR="0028521F">
      <w:ptab w:relativeTo="margin" w:alignment="center" w:leader="none"/>
    </w:r>
    <w:sdt>
      <w:sdtPr>
        <w:id w:val="1122270122"/>
        <w:temporary/>
        <w:showingPlcHdr/>
      </w:sdtPr>
      <w:sdtEndPr/>
      <w:sdtContent>
        <w:r w:rsidR="0028521F">
          <w:t>[Type text]</w:t>
        </w:r>
      </w:sdtContent>
    </w:sdt>
    <w:r w:rsidR="0028521F">
      <w:ptab w:relativeTo="margin" w:alignment="right" w:leader="none"/>
    </w:r>
    <w:sdt>
      <w:sdtPr>
        <w:id w:val="2109160295"/>
        <w:temporary/>
        <w:showingPlcHdr/>
      </w:sdtPr>
      <w:sdtEndPr/>
      <w:sdtContent>
        <w:r w:rsidR="0028521F">
          <w:t>[Type text]</w:t>
        </w:r>
      </w:sdtContent>
    </w:sdt>
  </w:p>
  <w:p w14:paraId="5003635B" w14:textId="77777777" w:rsidR="0028521F" w:rsidRDefault="0028521F"/>
  <w:p w14:paraId="38C7C5A5" w14:textId="77777777" w:rsidR="00D512C4" w:rsidRDefault="00D512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8FA81" w14:textId="77777777" w:rsidR="0028521F" w:rsidRPr="008B5908" w:rsidRDefault="0028521F" w:rsidP="00A570EE">
    <w:pPr>
      <w:framePr w:wrap="around" w:vAnchor="text" w:hAnchor="margin" w:xAlign="right" w:y="1"/>
      <w:rPr>
        <w:rStyle w:val="PageNumber"/>
        <w:color w:val="6B656A" w:themeColor="accent6"/>
        <w:sz w:val="18"/>
      </w:rPr>
    </w:pPr>
    <w:r w:rsidRPr="008B5908">
      <w:rPr>
        <w:rStyle w:val="PageNumber"/>
        <w:color w:val="6B656A" w:themeColor="accent6"/>
        <w:sz w:val="18"/>
      </w:rPr>
      <w:fldChar w:fldCharType="begin"/>
    </w:r>
    <w:r w:rsidRPr="008B5908">
      <w:rPr>
        <w:rStyle w:val="PageNumber"/>
        <w:color w:val="6B656A" w:themeColor="accent6"/>
        <w:sz w:val="18"/>
      </w:rPr>
      <w:instrText xml:space="preserve">PAGE  </w:instrText>
    </w:r>
    <w:r w:rsidRPr="008B5908">
      <w:rPr>
        <w:rStyle w:val="PageNumber"/>
        <w:color w:val="6B656A" w:themeColor="accent6"/>
        <w:sz w:val="18"/>
      </w:rPr>
      <w:fldChar w:fldCharType="separate"/>
    </w:r>
    <w:r w:rsidR="00125151">
      <w:rPr>
        <w:rStyle w:val="PageNumber"/>
        <w:noProof/>
        <w:color w:val="6B656A" w:themeColor="accent6"/>
        <w:sz w:val="18"/>
      </w:rPr>
      <w:t>2</w:t>
    </w:r>
    <w:r w:rsidRPr="008B5908">
      <w:rPr>
        <w:rStyle w:val="PageNumber"/>
        <w:color w:val="6B656A" w:themeColor="accent6"/>
        <w:sz w:val="18"/>
      </w:rPr>
      <w:fldChar w:fldCharType="end"/>
    </w:r>
  </w:p>
  <w:p w14:paraId="060ED818" w14:textId="45226851" w:rsidR="0028521F" w:rsidRPr="00172F88" w:rsidRDefault="00224E66" w:rsidP="002C57E0">
    <w:pPr>
      <w:ind w:right="360"/>
      <w:rPr>
        <w:color w:val="6B656A" w:themeColor="accent6"/>
        <w:sz w:val="18"/>
      </w:rPr>
    </w:pPr>
    <w:r w:rsidRPr="00224E66">
      <w:rPr>
        <w:color w:val="6B656A" w:themeColor="accent6"/>
        <w:sz w:val="18"/>
      </w:rPr>
      <w:t>Inclusive aid to support people with psycho-social disabilities</w:t>
    </w:r>
    <w:r>
      <w:rPr>
        <w:color w:val="6B656A" w:themeColor="accent6"/>
        <w:sz w:val="18"/>
      </w:rPr>
      <w:t xml:space="preserve"> </w:t>
    </w:r>
    <w:r w:rsidR="0028521F" w:rsidRPr="00172F88">
      <w:rPr>
        <w:rFonts w:ascii="Arial" w:hAnsi="Arial"/>
        <w:color w:val="6B656A" w:themeColor="accent6"/>
        <w:sz w:val="18"/>
      </w:rPr>
      <w:t>/</w:t>
    </w:r>
    <w:r w:rsidR="0028521F" w:rsidRPr="00172F88">
      <w:rPr>
        <w:color w:val="6B656A" w:themeColor="accent6"/>
        <w:sz w:val="18"/>
      </w:rPr>
      <w:t> </w:t>
    </w:r>
    <w:r w:rsidR="0028521F" w:rsidRPr="00172F88">
      <w:rPr>
        <w:color w:val="6B656A" w:themeColor="accent6"/>
        <w:sz w:val="18"/>
      </w:rPr>
      <w:t>devinit.org</w:t>
    </w:r>
  </w:p>
  <w:p w14:paraId="42F93CAB" w14:textId="77777777" w:rsidR="00D512C4" w:rsidRDefault="00D512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46AA8" w14:textId="77777777" w:rsidR="0061701C" w:rsidRPr="008B5908" w:rsidRDefault="0061701C" w:rsidP="0061701C">
    <w:pPr>
      <w:framePr w:wrap="around" w:vAnchor="text" w:hAnchor="margin" w:xAlign="right" w:y="1"/>
      <w:rPr>
        <w:rStyle w:val="PageNumber"/>
        <w:color w:val="6B656A" w:themeColor="accent6"/>
        <w:sz w:val="18"/>
      </w:rPr>
    </w:pPr>
  </w:p>
  <w:p w14:paraId="670C9CA6" w14:textId="11C908BE" w:rsidR="009A54AC" w:rsidRPr="00125151" w:rsidRDefault="0089303D" w:rsidP="00125151">
    <w:pPr>
      <w:rPr>
        <w:color w:val="6B656A" w:themeColor="accent6"/>
        <w:sz w:val="18"/>
      </w:rPr>
    </w:pPr>
    <w:r>
      <w:rPr>
        <w:color w:val="6B656A" w:themeColor="accent6"/>
        <w:sz w:val="18"/>
      </w:rPr>
      <w:t>Definitions of f</w:t>
    </w:r>
    <w:r w:rsidR="00406FDE">
      <w:rPr>
        <w:color w:val="6B656A" w:themeColor="accent6"/>
        <w:sz w:val="18"/>
      </w:rPr>
      <w:t xml:space="preserve">ormal </w:t>
    </w:r>
    <w:r>
      <w:rPr>
        <w:color w:val="6B656A" w:themeColor="accent6"/>
        <w:sz w:val="18"/>
      </w:rPr>
      <w:t>e</w:t>
    </w:r>
    <w:r w:rsidR="00406FDE">
      <w:rPr>
        <w:color w:val="6B656A" w:themeColor="accent6"/>
        <w:sz w:val="18"/>
      </w:rPr>
      <w:t>mployment</w:t>
    </w:r>
    <w:r w:rsidR="00125151" w:rsidRPr="00172F88">
      <w:rPr>
        <w:color w:val="6B656A" w:themeColor="accent6"/>
        <w:sz w:val="18"/>
      </w:rPr>
      <w:t> </w:t>
    </w:r>
    <w:r w:rsidR="00125151" w:rsidRPr="00172F88">
      <w:rPr>
        <w:rFonts w:ascii="Arial" w:hAnsi="Arial"/>
        <w:color w:val="6B656A" w:themeColor="accent6"/>
        <w:sz w:val="18"/>
      </w:rPr>
      <w:t>/</w:t>
    </w:r>
    <w:r w:rsidR="00125151" w:rsidRPr="00172F88">
      <w:rPr>
        <w:color w:val="6B656A" w:themeColor="accent6"/>
        <w:sz w:val="18"/>
      </w:rPr>
      <w:t> </w:t>
    </w:r>
    <w:r w:rsidR="00125151" w:rsidRPr="00172F88">
      <w:rPr>
        <w:color w:val="6B656A" w:themeColor="accent6"/>
        <w:sz w:val="18"/>
      </w:rPr>
      <w:t>devinit.org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BD377" w14:textId="77777777" w:rsidR="002940D4" w:rsidRDefault="002940D4" w:rsidP="005264C1">
      <w:pPr>
        <w:spacing w:before="0" w:line="240" w:lineRule="auto"/>
      </w:pPr>
      <w:r>
        <w:separator/>
      </w:r>
    </w:p>
    <w:p w14:paraId="1ADC47C3" w14:textId="77777777" w:rsidR="002940D4" w:rsidRDefault="002940D4"/>
  </w:footnote>
  <w:footnote w:type="continuationSeparator" w:id="0">
    <w:p w14:paraId="634469E3" w14:textId="77777777" w:rsidR="002940D4" w:rsidRDefault="002940D4" w:rsidP="005264C1">
      <w:pPr>
        <w:spacing w:before="0" w:line="240" w:lineRule="auto"/>
      </w:pPr>
      <w:r>
        <w:continuationSeparator/>
      </w:r>
    </w:p>
    <w:p w14:paraId="529F2339" w14:textId="77777777" w:rsidR="002940D4" w:rsidRDefault="002940D4"/>
  </w:footnote>
  <w:footnote w:type="continuationNotice" w:id="1">
    <w:p w14:paraId="187CF08B" w14:textId="77777777" w:rsidR="002940D4" w:rsidRDefault="002940D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8CD77" w14:textId="50185CEA" w:rsidR="0028521F" w:rsidRDefault="0028521F" w:rsidP="00125151">
    <w:pPr>
      <w:tabs>
        <w:tab w:val="center" w:pos="396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959F0"/>
    <w:multiLevelType w:val="hybridMultilevel"/>
    <w:tmpl w:val="3C7EFC60"/>
    <w:lvl w:ilvl="0" w:tplc="27A2B690">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943D84"/>
    <w:multiLevelType w:val="hybridMultilevel"/>
    <w:tmpl w:val="943073AE"/>
    <w:lvl w:ilvl="0" w:tplc="BEA67D9E">
      <w:start w:val="1"/>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5353F0"/>
    <w:multiLevelType w:val="multilevel"/>
    <w:tmpl w:val="AE2681B4"/>
    <w:lvl w:ilvl="0">
      <w:start w:val="1"/>
      <w:numFmt w:val="decimal"/>
      <w:lvlText w:val="%1."/>
      <w:lvlJc w:val="left"/>
      <w:pPr>
        <w:ind w:left="360" w:hanging="360"/>
      </w:pPr>
      <w:rPr>
        <w:color w:val="453F43"/>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E165AD3"/>
    <w:multiLevelType w:val="hybridMultilevel"/>
    <w:tmpl w:val="2E76B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133CA5"/>
    <w:multiLevelType w:val="hybridMultilevel"/>
    <w:tmpl w:val="6AAEF5E4"/>
    <w:lvl w:ilvl="0" w:tplc="E9D66872">
      <w:start w:val="1"/>
      <w:numFmt w:val="decimal"/>
      <w:pStyle w:val="ListParagraphnumbers"/>
      <w:lvlText w:val="%1."/>
      <w:lvlJc w:val="left"/>
      <w:pPr>
        <w:ind w:left="360" w:hanging="360"/>
      </w:pPr>
      <w:rPr>
        <w:rFonts w:hint="default"/>
        <w:color w:val="453F43" w:themeColor="background2"/>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Symbol" w:hAnsi="Symbol"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Symbol" w:hAnsi="Symbol" w:hint="default"/>
      </w:rPr>
    </w:lvl>
  </w:abstractNum>
  <w:abstractNum w:abstractNumId="5" w15:restartNumberingAfterBreak="0">
    <w:nsid w:val="49E35505"/>
    <w:multiLevelType w:val="hybridMultilevel"/>
    <w:tmpl w:val="D3C82132"/>
    <w:lvl w:ilvl="0" w:tplc="08090017">
      <w:start w:val="1"/>
      <w:numFmt w:val="lowerLetter"/>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D561C03"/>
    <w:multiLevelType w:val="hybridMultilevel"/>
    <w:tmpl w:val="B60429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354F66"/>
    <w:multiLevelType w:val="hybridMultilevel"/>
    <w:tmpl w:val="C548128C"/>
    <w:lvl w:ilvl="0" w:tplc="D764C84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354D07"/>
    <w:multiLevelType w:val="hybridMultilevel"/>
    <w:tmpl w:val="8C3A17F8"/>
    <w:lvl w:ilvl="0" w:tplc="08090001">
      <w:start w:val="1"/>
      <w:numFmt w:val="bullet"/>
      <w:lvlText w:val=""/>
      <w:lvlJc w:val="left"/>
      <w:pPr>
        <w:ind w:left="758" w:hanging="360"/>
      </w:pPr>
      <w:rPr>
        <w:rFonts w:ascii="Symbol" w:hAnsi="Symbol" w:hint="default"/>
      </w:rPr>
    </w:lvl>
    <w:lvl w:ilvl="1" w:tplc="08090003" w:tentative="1">
      <w:start w:val="1"/>
      <w:numFmt w:val="bullet"/>
      <w:lvlText w:val="o"/>
      <w:lvlJc w:val="left"/>
      <w:pPr>
        <w:ind w:left="1478" w:hanging="360"/>
      </w:pPr>
      <w:rPr>
        <w:rFonts w:ascii="Courier New" w:hAnsi="Courier New" w:cs="Courier New" w:hint="default"/>
      </w:rPr>
    </w:lvl>
    <w:lvl w:ilvl="2" w:tplc="08090005" w:tentative="1">
      <w:start w:val="1"/>
      <w:numFmt w:val="bullet"/>
      <w:lvlText w:val=""/>
      <w:lvlJc w:val="left"/>
      <w:pPr>
        <w:ind w:left="2198" w:hanging="360"/>
      </w:pPr>
      <w:rPr>
        <w:rFonts w:ascii="Wingdings" w:hAnsi="Wingdings" w:hint="default"/>
      </w:rPr>
    </w:lvl>
    <w:lvl w:ilvl="3" w:tplc="08090001" w:tentative="1">
      <w:start w:val="1"/>
      <w:numFmt w:val="bullet"/>
      <w:lvlText w:val=""/>
      <w:lvlJc w:val="left"/>
      <w:pPr>
        <w:ind w:left="2918" w:hanging="360"/>
      </w:pPr>
      <w:rPr>
        <w:rFonts w:ascii="Symbol" w:hAnsi="Symbol" w:hint="default"/>
      </w:rPr>
    </w:lvl>
    <w:lvl w:ilvl="4" w:tplc="08090003" w:tentative="1">
      <w:start w:val="1"/>
      <w:numFmt w:val="bullet"/>
      <w:lvlText w:val="o"/>
      <w:lvlJc w:val="left"/>
      <w:pPr>
        <w:ind w:left="3638" w:hanging="360"/>
      </w:pPr>
      <w:rPr>
        <w:rFonts w:ascii="Courier New" w:hAnsi="Courier New" w:cs="Courier New" w:hint="default"/>
      </w:rPr>
    </w:lvl>
    <w:lvl w:ilvl="5" w:tplc="08090005" w:tentative="1">
      <w:start w:val="1"/>
      <w:numFmt w:val="bullet"/>
      <w:lvlText w:val=""/>
      <w:lvlJc w:val="left"/>
      <w:pPr>
        <w:ind w:left="4358" w:hanging="360"/>
      </w:pPr>
      <w:rPr>
        <w:rFonts w:ascii="Wingdings" w:hAnsi="Wingdings" w:hint="default"/>
      </w:rPr>
    </w:lvl>
    <w:lvl w:ilvl="6" w:tplc="08090001" w:tentative="1">
      <w:start w:val="1"/>
      <w:numFmt w:val="bullet"/>
      <w:lvlText w:val=""/>
      <w:lvlJc w:val="left"/>
      <w:pPr>
        <w:ind w:left="5078" w:hanging="360"/>
      </w:pPr>
      <w:rPr>
        <w:rFonts w:ascii="Symbol" w:hAnsi="Symbol" w:hint="default"/>
      </w:rPr>
    </w:lvl>
    <w:lvl w:ilvl="7" w:tplc="08090003" w:tentative="1">
      <w:start w:val="1"/>
      <w:numFmt w:val="bullet"/>
      <w:lvlText w:val="o"/>
      <w:lvlJc w:val="left"/>
      <w:pPr>
        <w:ind w:left="5798" w:hanging="360"/>
      </w:pPr>
      <w:rPr>
        <w:rFonts w:ascii="Courier New" w:hAnsi="Courier New" w:cs="Courier New" w:hint="default"/>
      </w:rPr>
    </w:lvl>
    <w:lvl w:ilvl="8" w:tplc="08090005" w:tentative="1">
      <w:start w:val="1"/>
      <w:numFmt w:val="bullet"/>
      <w:lvlText w:val=""/>
      <w:lvlJc w:val="left"/>
      <w:pPr>
        <w:ind w:left="6518" w:hanging="360"/>
      </w:pPr>
      <w:rPr>
        <w:rFonts w:ascii="Wingdings" w:hAnsi="Wingdings" w:hint="default"/>
      </w:rPr>
    </w:lvl>
  </w:abstractNum>
  <w:abstractNum w:abstractNumId="9" w15:restartNumberingAfterBreak="0">
    <w:nsid w:val="5BEA700F"/>
    <w:multiLevelType w:val="hybridMultilevel"/>
    <w:tmpl w:val="5BC2A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502646"/>
    <w:multiLevelType w:val="hybridMultilevel"/>
    <w:tmpl w:val="80DE630C"/>
    <w:lvl w:ilvl="0" w:tplc="5F2EE22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E7A0BA3"/>
    <w:multiLevelType w:val="hybridMultilevel"/>
    <w:tmpl w:val="4D02D82C"/>
    <w:lvl w:ilvl="0" w:tplc="2BC2FF0E">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78400B"/>
    <w:multiLevelType w:val="hybridMultilevel"/>
    <w:tmpl w:val="6492BE44"/>
    <w:lvl w:ilvl="0" w:tplc="27A2B690">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514E3A"/>
    <w:multiLevelType w:val="hybridMultilevel"/>
    <w:tmpl w:val="9E7A2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DA3389"/>
    <w:multiLevelType w:val="hybridMultilevel"/>
    <w:tmpl w:val="35265904"/>
    <w:lvl w:ilvl="0" w:tplc="5B789CA0">
      <w:start w:val="1"/>
      <w:numFmt w:val="bullet"/>
      <w:pStyle w:val="Tabletextwithbullets"/>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DA5DDF"/>
    <w:multiLevelType w:val="hybridMultilevel"/>
    <w:tmpl w:val="626E92E4"/>
    <w:lvl w:ilvl="0" w:tplc="D2B64528">
      <w:start w:val="1"/>
      <w:numFmt w:val="bullet"/>
      <w:pStyle w:val="ListParagraph"/>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Symbol" w:hAnsi="Symbol"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Symbol" w:hAnsi="Symbol" w:hint="default"/>
      </w:rPr>
    </w:lvl>
  </w:abstractNum>
  <w:num w:numId="1">
    <w:abstractNumId w:val="15"/>
  </w:num>
  <w:num w:numId="2">
    <w:abstractNumId w:val="4"/>
  </w:num>
  <w:num w:numId="3">
    <w:abstractNumId w:val="14"/>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8"/>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0"/>
  </w:num>
  <w:num w:numId="11">
    <w:abstractNumId w:val="7"/>
  </w:num>
  <w:num w:numId="12">
    <w:abstractNumId w:val="6"/>
  </w:num>
  <w:num w:numId="13">
    <w:abstractNumId w:val="11"/>
  </w:num>
  <w:num w:numId="14">
    <w:abstractNumId w:val="12"/>
  </w:num>
  <w:num w:numId="15">
    <w:abstractNumId w:val="5"/>
  </w:num>
  <w:num w:numId="16">
    <w:abstractNumId w:val="0"/>
  </w:num>
  <w:num w:numId="17">
    <w:abstractNumId w:val="2"/>
  </w:num>
  <w:num w:numId="18">
    <w:abstractNumId w:val="13"/>
  </w:num>
  <w:num w:numId="19">
    <w:abstractNumId w:val="3"/>
  </w:num>
  <w:num w:numId="20">
    <w:abstractNumId w:val="9"/>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tha Bekele">
    <w15:presenceInfo w15:providerId="AD" w15:userId="S::marthab@devinit.org::a5c2a0ea-7a43-447b-aeab-593ab68d4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trackRevisions/>
  <w:defaultTabStop w:val="720"/>
  <w:characterSpacingControl w:val="doNotCompress"/>
  <w:hdrShapeDefaults>
    <o:shapedefaults v:ext="edit" spidmax="8193"/>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F7E"/>
    <w:rsid w:val="00000AD9"/>
    <w:rsid w:val="00004F4D"/>
    <w:rsid w:val="00006731"/>
    <w:rsid w:val="00007F4F"/>
    <w:rsid w:val="00010D14"/>
    <w:rsid w:val="00010EAC"/>
    <w:rsid w:val="00012DD5"/>
    <w:rsid w:val="00020B25"/>
    <w:rsid w:val="0002621D"/>
    <w:rsid w:val="00031C99"/>
    <w:rsid w:val="00032C5A"/>
    <w:rsid w:val="0003439A"/>
    <w:rsid w:val="00034F09"/>
    <w:rsid w:val="0003531D"/>
    <w:rsid w:val="000373DF"/>
    <w:rsid w:val="000402A0"/>
    <w:rsid w:val="00040724"/>
    <w:rsid w:val="00040E95"/>
    <w:rsid w:val="00043AF4"/>
    <w:rsid w:val="00043FA1"/>
    <w:rsid w:val="00046A44"/>
    <w:rsid w:val="00054C37"/>
    <w:rsid w:val="000614DD"/>
    <w:rsid w:val="000631BD"/>
    <w:rsid w:val="00065EC6"/>
    <w:rsid w:val="00070C08"/>
    <w:rsid w:val="00071983"/>
    <w:rsid w:val="00073144"/>
    <w:rsid w:val="00074C80"/>
    <w:rsid w:val="00076144"/>
    <w:rsid w:val="00080E2D"/>
    <w:rsid w:val="000811D9"/>
    <w:rsid w:val="00081A54"/>
    <w:rsid w:val="0008288D"/>
    <w:rsid w:val="00085999"/>
    <w:rsid w:val="000866AE"/>
    <w:rsid w:val="00086B11"/>
    <w:rsid w:val="0009175C"/>
    <w:rsid w:val="000925BA"/>
    <w:rsid w:val="00092EAA"/>
    <w:rsid w:val="00092F7E"/>
    <w:rsid w:val="000948A4"/>
    <w:rsid w:val="000952E2"/>
    <w:rsid w:val="00095960"/>
    <w:rsid w:val="00096F96"/>
    <w:rsid w:val="00097FDF"/>
    <w:rsid w:val="000A24F5"/>
    <w:rsid w:val="000A5847"/>
    <w:rsid w:val="000B0C7B"/>
    <w:rsid w:val="000B0EFF"/>
    <w:rsid w:val="000B1742"/>
    <w:rsid w:val="000B1BDD"/>
    <w:rsid w:val="000B325A"/>
    <w:rsid w:val="000B6B0E"/>
    <w:rsid w:val="000B7C8C"/>
    <w:rsid w:val="000C07EA"/>
    <w:rsid w:val="000C0822"/>
    <w:rsid w:val="000C148E"/>
    <w:rsid w:val="000C20A9"/>
    <w:rsid w:val="000C2F59"/>
    <w:rsid w:val="000C3621"/>
    <w:rsid w:val="000C54D0"/>
    <w:rsid w:val="000C61B0"/>
    <w:rsid w:val="000C61D3"/>
    <w:rsid w:val="000C6702"/>
    <w:rsid w:val="000C6EDA"/>
    <w:rsid w:val="000D01E7"/>
    <w:rsid w:val="000D0365"/>
    <w:rsid w:val="000D2FAC"/>
    <w:rsid w:val="000D447B"/>
    <w:rsid w:val="000D46B5"/>
    <w:rsid w:val="000D6734"/>
    <w:rsid w:val="000D70DC"/>
    <w:rsid w:val="000D782D"/>
    <w:rsid w:val="000E00DA"/>
    <w:rsid w:val="000E01B4"/>
    <w:rsid w:val="000E3BDD"/>
    <w:rsid w:val="000E4E64"/>
    <w:rsid w:val="000E7DF0"/>
    <w:rsid w:val="000F262B"/>
    <w:rsid w:val="000F29DD"/>
    <w:rsid w:val="000F3979"/>
    <w:rsid w:val="000F4E57"/>
    <w:rsid w:val="000F534E"/>
    <w:rsid w:val="000F713D"/>
    <w:rsid w:val="000F775B"/>
    <w:rsid w:val="00100AAC"/>
    <w:rsid w:val="00100E64"/>
    <w:rsid w:val="001030B8"/>
    <w:rsid w:val="00103D63"/>
    <w:rsid w:val="00103EF5"/>
    <w:rsid w:val="00105879"/>
    <w:rsid w:val="00107E13"/>
    <w:rsid w:val="001116B4"/>
    <w:rsid w:val="00114614"/>
    <w:rsid w:val="00114F29"/>
    <w:rsid w:val="00115DB5"/>
    <w:rsid w:val="00121A2F"/>
    <w:rsid w:val="00122B08"/>
    <w:rsid w:val="0012310A"/>
    <w:rsid w:val="00123ED7"/>
    <w:rsid w:val="00125151"/>
    <w:rsid w:val="00127190"/>
    <w:rsid w:val="0013029A"/>
    <w:rsid w:val="00131F50"/>
    <w:rsid w:val="00132414"/>
    <w:rsid w:val="00133345"/>
    <w:rsid w:val="00133528"/>
    <w:rsid w:val="00133862"/>
    <w:rsid w:val="001347B7"/>
    <w:rsid w:val="001354BB"/>
    <w:rsid w:val="001441AB"/>
    <w:rsid w:val="001449BF"/>
    <w:rsid w:val="001450D7"/>
    <w:rsid w:val="00146DC1"/>
    <w:rsid w:val="00147C61"/>
    <w:rsid w:val="00147EC3"/>
    <w:rsid w:val="001516EE"/>
    <w:rsid w:val="001521BD"/>
    <w:rsid w:val="00153240"/>
    <w:rsid w:val="00153DD9"/>
    <w:rsid w:val="00154BC3"/>
    <w:rsid w:val="001560AD"/>
    <w:rsid w:val="0016197E"/>
    <w:rsid w:val="00164E21"/>
    <w:rsid w:val="001658F0"/>
    <w:rsid w:val="00165AAC"/>
    <w:rsid w:val="00165B91"/>
    <w:rsid w:val="001667C3"/>
    <w:rsid w:val="0017122D"/>
    <w:rsid w:val="001721BD"/>
    <w:rsid w:val="0017242C"/>
    <w:rsid w:val="00172B95"/>
    <w:rsid w:val="00172F88"/>
    <w:rsid w:val="00174F30"/>
    <w:rsid w:val="00180B47"/>
    <w:rsid w:val="001816E5"/>
    <w:rsid w:val="0018188B"/>
    <w:rsid w:val="00182152"/>
    <w:rsid w:val="001841B8"/>
    <w:rsid w:val="00184374"/>
    <w:rsid w:val="00186F60"/>
    <w:rsid w:val="00191501"/>
    <w:rsid w:val="00193523"/>
    <w:rsid w:val="00193A46"/>
    <w:rsid w:val="00193B0B"/>
    <w:rsid w:val="00196FE4"/>
    <w:rsid w:val="0019704F"/>
    <w:rsid w:val="001A1E03"/>
    <w:rsid w:val="001A2412"/>
    <w:rsid w:val="001A3625"/>
    <w:rsid w:val="001A4C2A"/>
    <w:rsid w:val="001A51A7"/>
    <w:rsid w:val="001A545D"/>
    <w:rsid w:val="001A54A0"/>
    <w:rsid w:val="001A555C"/>
    <w:rsid w:val="001B04EB"/>
    <w:rsid w:val="001B25C1"/>
    <w:rsid w:val="001B313C"/>
    <w:rsid w:val="001B39C0"/>
    <w:rsid w:val="001B3E1C"/>
    <w:rsid w:val="001C013E"/>
    <w:rsid w:val="001C02B0"/>
    <w:rsid w:val="001C0D8A"/>
    <w:rsid w:val="001C1619"/>
    <w:rsid w:val="001C2386"/>
    <w:rsid w:val="001C2E44"/>
    <w:rsid w:val="001C3744"/>
    <w:rsid w:val="001C42E6"/>
    <w:rsid w:val="001C4995"/>
    <w:rsid w:val="001C662A"/>
    <w:rsid w:val="001C6ABB"/>
    <w:rsid w:val="001D1844"/>
    <w:rsid w:val="001D3E1D"/>
    <w:rsid w:val="001D61CA"/>
    <w:rsid w:val="001D77A9"/>
    <w:rsid w:val="001E04A6"/>
    <w:rsid w:val="001E1C9C"/>
    <w:rsid w:val="001E487F"/>
    <w:rsid w:val="001E4CAA"/>
    <w:rsid w:val="001E5578"/>
    <w:rsid w:val="001E57E0"/>
    <w:rsid w:val="001E711E"/>
    <w:rsid w:val="001F04CE"/>
    <w:rsid w:val="001F2AE7"/>
    <w:rsid w:val="001F552C"/>
    <w:rsid w:val="001F6071"/>
    <w:rsid w:val="001F7FEF"/>
    <w:rsid w:val="002007EE"/>
    <w:rsid w:val="00202921"/>
    <w:rsid w:val="00206B3B"/>
    <w:rsid w:val="00206B90"/>
    <w:rsid w:val="00206D9E"/>
    <w:rsid w:val="002079E8"/>
    <w:rsid w:val="002100A4"/>
    <w:rsid w:val="0021096E"/>
    <w:rsid w:val="002123A6"/>
    <w:rsid w:val="002154CC"/>
    <w:rsid w:val="00216B4A"/>
    <w:rsid w:val="00221309"/>
    <w:rsid w:val="00224E66"/>
    <w:rsid w:val="0022501D"/>
    <w:rsid w:val="002250EA"/>
    <w:rsid w:val="00230202"/>
    <w:rsid w:val="0023038B"/>
    <w:rsid w:val="00230CA0"/>
    <w:rsid w:val="0023127D"/>
    <w:rsid w:val="00231E15"/>
    <w:rsid w:val="0023295F"/>
    <w:rsid w:val="00233033"/>
    <w:rsid w:val="0023668D"/>
    <w:rsid w:val="00236779"/>
    <w:rsid w:val="002368BF"/>
    <w:rsid w:val="00236D1F"/>
    <w:rsid w:val="00237CFC"/>
    <w:rsid w:val="00240713"/>
    <w:rsid w:val="00241091"/>
    <w:rsid w:val="0024121E"/>
    <w:rsid w:val="00242B29"/>
    <w:rsid w:val="002433B7"/>
    <w:rsid w:val="0025048A"/>
    <w:rsid w:val="00251043"/>
    <w:rsid w:val="0025158D"/>
    <w:rsid w:val="00255BB7"/>
    <w:rsid w:val="002577E9"/>
    <w:rsid w:val="002608C5"/>
    <w:rsid w:val="002617C9"/>
    <w:rsid w:val="0026332C"/>
    <w:rsid w:val="00263527"/>
    <w:rsid w:val="00267FFB"/>
    <w:rsid w:val="00272C3B"/>
    <w:rsid w:val="00273184"/>
    <w:rsid w:val="00277452"/>
    <w:rsid w:val="00277F48"/>
    <w:rsid w:val="002826BA"/>
    <w:rsid w:val="00283673"/>
    <w:rsid w:val="0028521F"/>
    <w:rsid w:val="0028563F"/>
    <w:rsid w:val="00287414"/>
    <w:rsid w:val="00292255"/>
    <w:rsid w:val="00292D25"/>
    <w:rsid w:val="00292E3E"/>
    <w:rsid w:val="002940D4"/>
    <w:rsid w:val="002A1475"/>
    <w:rsid w:val="002A2AFC"/>
    <w:rsid w:val="002A4097"/>
    <w:rsid w:val="002A43C8"/>
    <w:rsid w:val="002A44F3"/>
    <w:rsid w:val="002A537A"/>
    <w:rsid w:val="002B1536"/>
    <w:rsid w:val="002B2F53"/>
    <w:rsid w:val="002B3508"/>
    <w:rsid w:val="002B4F6A"/>
    <w:rsid w:val="002B5721"/>
    <w:rsid w:val="002C0350"/>
    <w:rsid w:val="002C1553"/>
    <w:rsid w:val="002C3C81"/>
    <w:rsid w:val="002C5184"/>
    <w:rsid w:val="002C57E0"/>
    <w:rsid w:val="002C60E5"/>
    <w:rsid w:val="002D2A84"/>
    <w:rsid w:val="002D3DE3"/>
    <w:rsid w:val="002D4413"/>
    <w:rsid w:val="002D5B3E"/>
    <w:rsid w:val="002E1D69"/>
    <w:rsid w:val="002E32A5"/>
    <w:rsid w:val="002E38CC"/>
    <w:rsid w:val="002E3A7D"/>
    <w:rsid w:val="002E59B1"/>
    <w:rsid w:val="002E6E0E"/>
    <w:rsid w:val="002F2A35"/>
    <w:rsid w:val="002F6435"/>
    <w:rsid w:val="002F6943"/>
    <w:rsid w:val="002F7651"/>
    <w:rsid w:val="00306BD1"/>
    <w:rsid w:val="00307A58"/>
    <w:rsid w:val="003113EA"/>
    <w:rsid w:val="00313C15"/>
    <w:rsid w:val="00321546"/>
    <w:rsid w:val="00321BB7"/>
    <w:rsid w:val="0032494D"/>
    <w:rsid w:val="00324970"/>
    <w:rsid w:val="00330CC1"/>
    <w:rsid w:val="00341131"/>
    <w:rsid w:val="00341C1F"/>
    <w:rsid w:val="00343E31"/>
    <w:rsid w:val="00344121"/>
    <w:rsid w:val="003443AC"/>
    <w:rsid w:val="00344FC0"/>
    <w:rsid w:val="0034506D"/>
    <w:rsid w:val="00345F7A"/>
    <w:rsid w:val="0034760A"/>
    <w:rsid w:val="00351D74"/>
    <w:rsid w:val="00353D20"/>
    <w:rsid w:val="00354B4E"/>
    <w:rsid w:val="003550CA"/>
    <w:rsid w:val="0036078E"/>
    <w:rsid w:val="00360C1E"/>
    <w:rsid w:val="0036231E"/>
    <w:rsid w:val="00363429"/>
    <w:rsid w:val="00364991"/>
    <w:rsid w:val="00364EC9"/>
    <w:rsid w:val="00366455"/>
    <w:rsid w:val="003679D7"/>
    <w:rsid w:val="00370367"/>
    <w:rsid w:val="00375E55"/>
    <w:rsid w:val="00376020"/>
    <w:rsid w:val="00376687"/>
    <w:rsid w:val="00376C89"/>
    <w:rsid w:val="003774BD"/>
    <w:rsid w:val="003778C4"/>
    <w:rsid w:val="00377BC7"/>
    <w:rsid w:val="00382CD5"/>
    <w:rsid w:val="00383721"/>
    <w:rsid w:val="0038753C"/>
    <w:rsid w:val="0038761F"/>
    <w:rsid w:val="00387B39"/>
    <w:rsid w:val="00392F00"/>
    <w:rsid w:val="00393974"/>
    <w:rsid w:val="00394CAC"/>
    <w:rsid w:val="0039704C"/>
    <w:rsid w:val="003A149B"/>
    <w:rsid w:val="003A21C7"/>
    <w:rsid w:val="003A259C"/>
    <w:rsid w:val="003A3ADF"/>
    <w:rsid w:val="003A4C73"/>
    <w:rsid w:val="003A69C5"/>
    <w:rsid w:val="003A770D"/>
    <w:rsid w:val="003B0041"/>
    <w:rsid w:val="003B1024"/>
    <w:rsid w:val="003B20ED"/>
    <w:rsid w:val="003B58F3"/>
    <w:rsid w:val="003B5B81"/>
    <w:rsid w:val="003B6B25"/>
    <w:rsid w:val="003C01B6"/>
    <w:rsid w:val="003C120F"/>
    <w:rsid w:val="003C143D"/>
    <w:rsid w:val="003C50BD"/>
    <w:rsid w:val="003C6355"/>
    <w:rsid w:val="003C6D09"/>
    <w:rsid w:val="003C769F"/>
    <w:rsid w:val="003D1E1C"/>
    <w:rsid w:val="003D2011"/>
    <w:rsid w:val="003D26A6"/>
    <w:rsid w:val="003D3E0B"/>
    <w:rsid w:val="003D3E2F"/>
    <w:rsid w:val="003D4870"/>
    <w:rsid w:val="003D7ABD"/>
    <w:rsid w:val="003E0915"/>
    <w:rsid w:val="003E366D"/>
    <w:rsid w:val="003E605C"/>
    <w:rsid w:val="003E64AD"/>
    <w:rsid w:val="003E6D4D"/>
    <w:rsid w:val="003E6EF9"/>
    <w:rsid w:val="003E7C46"/>
    <w:rsid w:val="003F37CD"/>
    <w:rsid w:val="003F3C09"/>
    <w:rsid w:val="003F4E33"/>
    <w:rsid w:val="003F562D"/>
    <w:rsid w:val="003F62FF"/>
    <w:rsid w:val="003F68E7"/>
    <w:rsid w:val="00401162"/>
    <w:rsid w:val="00403E02"/>
    <w:rsid w:val="00406FDE"/>
    <w:rsid w:val="00407DFD"/>
    <w:rsid w:val="00410726"/>
    <w:rsid w:val="00410D76"/>
    <w:rsid w:val="00412D52"/>
    <w:rsid w:val="0041412C"/>
    <w:rsid w:val="00416912"/>
    <w:rsid w:val="00423163"/>
    <w:rsid w:val="004233C8"/>
    <w:rsid w:val="00426F6E"/>
    <w:rsid w:val="00427952"/>
    <w:rsid w:val="00431250"/>
    <w:rsid w:val="004321EF"/>
    <w:rsid w:val="00433C63"/>
    <w:rsid w:val="00434FEC"/>
    <w:rsid w:val="00436138"/>
    <w:rsid w:val="004378C3"/>
    <w:rsid w:val="004435AC"/>
    <w:rsid w:val="004439A2"/>
    <w:rsid w:val="00443D72"/>
    <w:rsid w:val="004456E8"/>
    <w:rsid w:val="0044664F"/>
    <w:rsid w:val="004473CE"/>
    <w:rsid w:val="0045062D"/>
    <w:rsid w:val="0045062F"/>
    <w:rsid w:val="00450FE4"/>
    <w:rsid w:val="00451414"/>
    <w:rsid w:val="0045196A"/>
    <w:rsid w:val="00452F0B"/>
    <w:rsid w:val="004572F0"/>
    <w:rsid w:val="00460A27"/>
    <w:rsid w:val="00462360"/>
    <w:rsid w:val="00465BC0"/>
    <w:rsid w:val="00466412"/>
    <w:rsid w:val="00471E00"/>
    <w:rsid w:val="00476615"/>
    <w:rsid w:val="004772F8"/>
    <w:rsid w:val="00481A68"/>
    <w:rsid w:val="00484BE2"/>
    <w:rsid w:val="00485907"/>
    <w:rsid w:val="00492198"/>
    <w:rsid w:val="00492C75"/>
    <w:rsid w:val="00494C5B"/>
    <w:rsid w:val="00495F73"/>
    <w:rsid w:val="00497B04"/>
    <w:rsid w:val="004A0D6E"/>
    <w:rsid w:val="004B12B0"/>
    <w:rsid w:val="004B22FD"/>
    <w:rsid w:val="004B38A5"/>
    <w:rsid w:val="004B4E83"/>
    <w:rsid w:val="004B7EE7"/>
    <w:rsid w:val="004C4EC1"/>
    <w:rsid w:val="004C63F0"/>
    <w:rsid w:val="004C6D61"/>
    <w:rsid w:val="004D674F"/>
    <w:rsid w:val="004E0738"/>
    <w:rsid w:val="004E4675"/>
    <w:rsid w:val="004F2BF9"/>
    <w:rsid w:val="004F3C0E"/>
    <w:rsid w:val="004F66A0"/>
    <w:rsid w:val="004F68FB"/>
    <w:rsid w:val="00500777"/>
    <w:rsid w:val="00500B35"/>
    <w:rsid w:val="00502724"/>
    <w:rsid w:val="00505B00"/>
    <w:rsid w:val="00505B4E"/>
    <w:rsid w:val="0050646D"/>
    <w:rsid w:val="00517D81"/>
    <w:rsid w:val="00521BED"/>
    <w:rsid w:val="005223B3"/>
    <w:rsid w:val="00522D8A"/>
    <w:rsid w:val="005264C1"/>
    <w:rsid w:val="0052742E"/>
    <w:rsid w:val="005305A4"/>
    <w:rsid w:val="00531F22"/>
    <w:rsid w:val="00532E29"/>
    <w:rsid w:val="00536882"/>
    <w:rsid w:val="00536959"/>
    <w:rsid w:val="00540AA8"/>
    <w:rsid w:val="00540AEF"/>
    <w:rsid w:val="005417F5"/>
    <w:rsid w:val="0054296A"/>
    <w:rsid w:val="005429A6"/>
    <w:rsid w:val="00543440"/>
    <w:rsid w:val="00543F37"/>
    <w:rsid w:val="005450B6"/>
    <w:rsid w:val="005475B4"/>
    <w:rsid w:val="0054790D"/>
    <w:rsid w:val="00551C3F"/>
    <w:rsid w:val="00553DE4"/>
    <w:rsid w:val="00554559"/>
    <w:rsid w:val="00554EAA"/>
    <w:rsid w:val="00555EC7"/>
    <w:rsid w:val="0055688C"/>
    <w:rsid w:val="00556B73"/>
    <w:rsid w:val="00557043"/>
    <w:rsid w:val="00557277"/>
    <w:rsid w:val="005607CC"/>
    <w:rsid w:val="00560A1A"/>
    <w:rsid w:val="00561FF4"/>
    <w:rsid w:val="00562FF9"/>
    <w:rsid w:val="00563C17"/>
    <w:rsid w:val="0056693A"/>
    <w:rsid w:val="00570DF7"/>
    <w:rsid w:val="0057135C"/>
    <w:rsid w:val="00572A6C"/>
    <w:rsid w:val="00573D84"/>
    <w:rsid w:val="0057426B"/>
    <w:rsid w:val="005745A5"/>
    <w:rsid w:val="00574C93"/>
    <w:rsid w:val="00575C45"/>
    <w:rsid w:val="00580997"/>
    <w:rsid w:val="00580A1F"/>
    <w:rsid w:val="005818F0"/>
    <w:rsid w:val="00581D97"/>
    <w:rsid w:val="00582250"/>
    <w:rsid w:val="00582A1B"/>
    <w:rsid w:val="00585C74"/>
    <w:rsid w:val="005939A3"/>
    <w:rsid w:val="00596EB8"/>
    <w:rsid w:val="005A0618"/>
    <w:rsid w:val="005A4B3D"/>
    <w:rsid w:val="005A768B"/>
    <w:rsid w:val="005B04DD"/>
    <w:rsid w:val="005B1F11"/>
    <w:rsid w:val="005C00D3"/>
    <w:rsid w:val="005C07B9"/>
    <w:rsid w:val="005C20F9"/>
    <w:rsid w:val="005C2518"/>
    <w:rsid w:val="005C3011"/>
    <w:rsid w:val="005C51AA"/>
    <w:rsid w:val="005C75DB"/>
    <w:rsid w:val="005C7720"/>
    <w:rsid w:val="005D1A44"/>
    <w:rsid w:val="005D207B"/>
    <w:rsid w:val="005D2A89"/>
    <w:rsid w:val="005D4068"/>
    <w:rsid w:val="005D6291"/>
    <w:rsid w:val="005D6C47"/>
    <w:rsid w:val="005E1E48"/>
    <w:rsid w:val="005E44B0"/>
    <w:rsid w:val="005E572D"/>
    <w:rsid w:val="005E7441"/>
    <w:rsid w:val="005E798F"/>
    <w:rsid w:val="005F0ED5"/>
    <w:rsid w:val="005F3841"/>
    <w:rsid w:val="005F462C"/>
    <w:rsid w:val="005F4691"/>
    <w:rsid w:val="005F4A8A"/>
    <w:rsid w:val="005F66B1"/>
    <w:rsid w:val="005F7F3C"/>
    <w:rsid w:val="0060006D"/>
    <w:rsid w:val="006004A4"/>
    <w:rsid w:val="006015A9"/>
    <w:rsid w:val="00604EF3"/>
    <w:rsid w:val="00605058"/>
    <w:rsid w:val="00605323"/>
    <w:rsid w:val="006056B1"/>
    <w:rsid w:val="0060759E"/>
    <w:rsid w:val="00610BA1"/>
    <w:rsid w:val="006118AD"/>
    <w:rsid w:val="006123BB"/>
    <w:rsid w:val="00613448"/>
    <w:rsid w:val="006148B3"/>
    <w:rsid w:val="0061701C"/>
    <w:rsid w:val="00621388"/>
    <w:rsid w:val="00621555"/>
    <w:rsid w:val="00621AB5"/>
    <w:rsid w:val="006222FF"/>
    <w:rsid w:val="00623179"/>
    <w:rsid w:val="006242B7"/>
    <w:rsid w:val="00624E13"/>
    <w:rsid w:val="00625E58"/>
    <w:rsid w:val="006275CA"/>
    <w:rsid w:val="00627C74"/>
    <w:rsid w:val="00631510"/>
    <w:rsid w:val="00634037"/>
    <w:rsid w:val="0063535B"/>
    <w:rsid w:val="00635682"/>
    <w:rsid w:val="00635ECB"/>
    <w:rsid w:val="00637753"/>
    <w:rsid w:val="0064116B"/>
    <w:rsid w:val="006429AB"/>
    <w:rsid w:val="00642E4A"/>
    <w:rsid w:val="006439DF"/>
    <w:rsid w:val="006475B8"/>
    <w:rsid w:val="00647B20"/>
    <w:rsid w:val="00652417"/>
    <w:rsid w:val="00655CBD"/>
    <w:rsid w:val="00655F5F"/>
    <w:rsid w:val="00656FCD"/>
    <w:rsid w:val="00657489"/>
    <w:rsid w:val="00657750"/>
    <w:rsid w:val="0066003D"/>
    <w:rsid w:val="006611B4"/>
    <w:rsid w:val="006611ED"/>
    <w:rsid w:val="00661C81"/>
    <w:rsid w:val="00662A89"/>
    <w:rsid w:val="00664CBD"/>
    <w:rsid w:val="00665A65"/>
    <w:rsid w:val="00665D17"/>
    <w:rsid w:val="0066753F"/>
    <w:rsid w:val="00671D13"/>
    <w:rsid w:val="006738C3"/>
    <w:rsid w:val="00673B9C"/>
    <w:rsid w:val="0067545D"/>
    <w:rsid w:val="00677CD5"/>
    <w:rsid w:val="0068032E"/>
    <w:rsid w:val="00680BDB"/>
    <w:rsid w:val="006836BB"/>
    <w:rsid w:val="0068389A"/>
    <w:rsid w:val="00687092"/>
    <w:rsid w:val="00691C70"/>
    <w:rsid w:val="00696203"/>
    <w:rsid w:val="00696B4F"/>
    <w:rsid w:val="00696C5D"/>
    <w:rsid w:val="006A021F"/>
    <w:rsid w:val="006A0697"/>
    <w:rsid w:val="006A0A6C"/>
    <w:rsid w:val="006A1117"/>
    <w:rsid w:val="006A3792"/>
    <w:rsid w:val="006A5F73"/>
    <w:rsid w:val="006A62A4"/>
    <w:rsid w:val="006A71BC"/>
    <w:rsid w:val="006A7E6F"/>
    <w:rsid w:val="006B0088"/>
    <w:rsid w:val="006B1757"/>
    <w:rsid w:val="006B29F5"/>
    <w:rsid w:val="006B47A0"/>
    <w:rsid w:val="006B55E5"/>
    <w:rsid w:val="006B6350"/>
    <w:rsid w:val="006B65DB"/>
    <w:rsid w:val="006C175A"/>
    <w:rsid w:val="006D0AD7"/>
    <w:rsid w:val="006D1ECF"/>
    <w:rsid w:val="006D3A03"/>
    <w:rsid w:val="006D59B7"/>
    <w:rsid w:val="006D73FB"/>
    <w:rsid w:val="006D7A5A"/>
    <w:rsid w:val="006D7AEE"/>
    <w:rsid w:val="006E2F57"/>
    <w:rsid w:val="006E5829"/>
    <w:rsid w:val="006E79BF"/>
    <w:rsid w:val="006F0CF9"/>
    <w:rsid w:val="006F1268"/>
    <w:rsid w:val="006F1787"/>
    <w:rsid w:val="006F345D"/>
    <w:rsid w:val="006F4681"/>
    <w:rsid w:val="006F4F9D"/>
    <w:rsid w:val="006F565D"/>
    <w:rsid w:val="006F682C"/>
    <w:rsid w:val="006F7A40"/>
    <w:rsid w:val="006F7E96"/>
    <w:rsid w:val="00702155"/>
    <w:rsid w:val="00702F32"/>
    <w:rsid w:val="007056CA"/>
    <w:rsid w:val="007066F6"/>
    <w:rsid w:val="00707E9C"/>
    <w:rsid w:val="007114DE"/>
    <w:rsid w:val="0071656C"/>
    <w:rsid w:val="00717409"/>
    <w:rsid w:val="00717C36"/>
    <w:rsid w:val="007226A2"/>
    <w:rsid w:val="00722E11"/>
    <w:rsid w:val="00724045"/>
    <w:rsid w:val="007268ED"/>
    <w:rsid w:val="0073502D"/>
    <w:rsid w:val="007366D4"/>
    <w:rsid w:val="00736BEB"/>
    <w:rsid w:val="00737AD9"/>
    <w:rsid w:val="00744881"/>
    <w:rsid w:val="007460E2"/>
    <w:rsid w:val="007462A0"/>
    <w:rsid w:val="0074648C"/>
    <w:rsid w:val="007475D7"/>
    <w:rsid w:val="00750070"/>
    <w:rsid w:val="00752C1D"/>
    <w:rsid w:val="00752DB7"/>
    <w:rsid w:val="007577FE"/>
    <w:rsid w:val="00760353"/>
    <w:rsid w:val="00762EAC"/>
    <w:rsid w:val="00764058"/>
    <w:rsid w:val="00764E4D"/>
    <w:rsid w:val="00765491"/>
    <w:rsid w:val="00766678"/>
    <w:rsid w:val="00767C6D"/>
    <w:rsid w:val="00767DB0"/>
    <w:rsid w:val="0077294F"/>
    <w:rsid w:val="00772BA7"/>
    <w:rsid w:val="0077402C"/>
    <w:rsid w:val="007752E9"/>
    <w:rsid w:val="00775DA5"/>
    <w:rsid w:val="007801FA"/>
    <w:rsid w:val="00781840"/>
    <w:rsid w:val="007818F3"/>
    <w:rsid w:val="00782080"/>
    <w:rsid w:val="00786659"/>
    <w:rsid w:val="00787C85"/>
    <w:rsid w:val="00790ADE"/>
    <w:rsid w:val="00793988"/>
    <w:rsid w:val="00795B52"/>
    <w:rsid w:val="0079639D"/>
    <w:rsid w:val="00797A43"/>
    <w:rsid w:val="007A1397"/>
    <w:rsid w:val="007A1DC3"/>
    <w:rsid w:val="007A22DE"/>
    <w:rsid w:val="007A3785"/>
    <w:rsid w:val="007A42C5"/>
    <w:rsid w:val="007A56ED"/>
    <w:rsid w:val="007A667C"/>
    <w:rsid w:val="007A7361"/>
    <w:rsid w:val="007A7388"/>
    <w:rsid w:val="007B1C10"/>
    <w:rsid w:val="007B21C8"/>
    <w:rsid w:val="007B2AC3"/>
    <w:rsid w:val="007B3415"/>
    <w:rsid w:val="007C1D9A"/>
    <w:rsid w:val="007C3F6C"/>
    <w:rsid w:val="007C459E"/>
    <w:rsid w:val="007C5097"/>
    <w:rsid w:val="007C5283"/>
    <w:rsid w:val="007C77E3"/>
    <w:rsid w:val="007D0B86"/>
    <w:rsid w:val="007D3E2B"/>
    <w:rsid w:val="007D3F6C"/>
    <w:rsid w:val="007D437A"/>
    <w:rsid w:val="007D6A93"/>
    <w:rsid w:val="007D73AD"/>
    <w:rsid w:val="007E3BDF"/>
    <w:rsid w:val="007E415E"/>
    <w:rsid w:val="007E46B7"/>
    <w:rsid w:val="007E6119"/>
    <w:rsid w:val="007F008B"/>
    <w:rsid w:val="007F42BE"/>
    <w:rsid w:val="007F5E4C"/>
    <w:rsid w:val="008013AF"/>
    <w:rsid w:val="00802060"/>
    <w:rsid w:val="0080424F"/>
    <w:rsid w:val="00804738"/>
    <w:rsid w:val="00804FF5"/>
    <w:rsid w:val="00805600"/>
    <w:rsid w:val="0080628B"/>
    <w:rsid w:val="0080735B"/>
    <w:rsid w:val="00807E1F"/>
    <w:rsid w:val="00813776"/>
    <w:rsid w:val="00816721"/>
    <w:rsid w:val="008177BF"/>
    <w:rsid w:val="00817B3C"/>
    <w:rsid w:val="0082006C"/>
    <w:rsid w:val="00821E8E"/>
    <w:rsid w:val="00822159"/>
    <w:rsid w:val="00825C7C"/>
    <w:rsid w:val="00831D11"/>
    <w:rsid w:val="008320B2"/>
    <w:rsid w:val="00836DB1"/>
    <w:rsid w:val="00836E01"/>
    <w:rsid w:val="00837026"/>
    <w:rsid w:val="00840969"/>
    <w:rsid w:val="00842F44"/>
    <w:rsid w:val="00846A0A"/>
    <w:rsid w:val="008474F6"/>
    <w:rsid w:val="00847639"/>
    <w:rsid w:val="00847BAB"/>
    <w:rsid w:val="00847DCC"/>
    <w:rsid w:val="00851533"/>
    <w:rsid w:val="008521E6"/>
    <w:rsid w:val="008536E0"/>
    <w:rsid w:val="00857AA4"/>
    <w:rsid w:val="00860C67"/>
    <w:rsid w:val="00860FC2"/>
    <w:rsid w:val="0086280B"/>
    <w:rsid w:val="008639FC"/>
    <w:rsid w:val="00864A4A"/>
    <w:rsid w:val="00865B43"/>
    <w:rsid w:val="00866D0D"/>
    <w:rsid w:val="0086754B"/>
    <w:rsid w:val="00867C6E"/>
    <w:rsid w:val="00870066"/>
    <w:rsid w:val="0087054C"/>
    <w:rsid w:val="008733EB"/>
    <w:rsid w:val="00876325"/>
    <w:rsid w:val="00881195"/>
    <w:rsid w:val="0088343F"/>
    <w:rsid w:val="008850C9"/>
    <w:rsid w:val="008853A8"/>
    <w:rsid w:val="008864BB"/>
    <w:rsid w:val="00886502"/>
    <w:rsid w:val="008914CB"/>
    <w:rsid w:val="00892899"/>
    <w:rsid w:val="0089303D"/>
    <w:rsid w:val="00893A4E"/>
    <w:rsid w:val="00894F86"/>
    <w:rsid w:val="00895371"/>
    <w:rsid w:val="00897A85"/>
    <w:rsid w:val="00897EAF"/>
    <w:rsid w:val="008A0B67"/>
    <w:rsid w:val="008A128C"/>
    <w:rsid w:val="008A299C"/>
    <w:rsid w:val="008A49BF"/>
    <w:rsid w:val="008A4B4B"/>
    <w:rsid w:val="008A6A4F"/>
    <w:rsid w:val="008B5908"/>
    <w:rsid w:val="008B7AE3"/>
    <w:rsid w:val="008C0844"/>
    <w:rsid w:val="008C2D7A"/>
    <w:rsid w:val="008C2E48"/>
    <w:rsid w:val="008C40D3"/>
    <w:rsid w:val="008C5895"/>
    <w:rsid w:val="008C67C8"/>
    <w:rsid w:val="008D1238"/>
    <w:rsid w:val="008D15E0"/>
    <w:rsid w:val="008D208B"/>
    <w:rsid w:val="008D3194"/>
    <w:rsid w:val="008D4C62"/>
    <w:rsid w:val="008D5327"/>
    <w:rsid w:val="008D56F7"/>
    <w:rsid w:val="008D61D1"/>
    <w:rsid w:val="008D6BEB"/>
    <w:rsid w:val="008E1F32"/>
    <w:rsid w:val="008E29F2"/>
    <w:rsid w:val="008E2ADF"/>
    <w:rsid w:val="008E2C7D"/>
    <w:rsid w:val="008E4FA6"/>
    <w:rsid w:val="008E5512"/>
    <w:rsid w:val="008E7263"/>
    <w:rsid w:val="008E7D97"/>
    <w:rsid w:val="008F22CB"/>
    <w:rsid w:val="008F58F1"/>
    <w:rsid w:val="008F608A"/>
    <w:rsid w:val="0090223F"/>
    <w:rsid w:val="00902267"/>
    <w:rsid w:val="0090479C"/>
    <w:rsid w:val="00906EAC"/>
    <w:rsid w:val="00911457"/>
    <w:rsid w:val="009126CA"/>
    <w:rsid w:val="00912E4A"/>
    <w:rsid w:val="00913324"/>
    <w:rsid w:val="009143CE"/>
    <w:rsid w:val="009144F3"/>
    <w:rsid w:val="00914F8B"/>
    <w:rsid w:val="00917283"/>
    <w:rsid w:val="009172A1"/>
    <w:rsid w:val="009205AB"/>
    <w:rsid w:val="00920A5A"/>
    <w:rsid w:val="009213CF"/>
    <w:rsid w:val="00922976"/>
    <w:rsid w:val="00924CC7"/>
    <w:rsid w:val="00930F29"/>
    <w:rsid w:val="009336C6"/>
    <w:rsid w:val="00934F9C"/>
    <w:rsid w:val="0093796E"/>
    <w:rsid w:val="00940794"/>
    <w:rsid w:val="00940C96"/>
    <w:rsid w:val="009438F0"/>
    <w:rsid w:val="009445A1"/>
    <w:rsid w:val="00944FCC"/>
    <w:rsid w:val="009526EE"/>
    <w:rsid w:val="00954878"/>
    <w:rsid w:val="00956B81"/>
    <w:rsid w:val="00961020"/>
    <w:rsid w:val="009620FD"/>
    <w:rsid w:val="00962614"/>
    <w:rsid w:val="00963517"/>
    <w:rsid w:val="00963B7B"/>
    <w:rsid w:val="00966343"/>
    <w:rsid w:val="009751F5"/>
    <w:rsid w:val="0097537B"/>
    <w:rsid w:val="00975BF1"/>
    <w:rsid w:val="00976FCC"/>
    <w:rsid w:val="00977382"/>
    <w:rsid w:val="00981219"/>
    <w:rsid w:val="009817DE"/>
    <w:rsid w:val="00982F46"/>
    <w:rsid w:val="00983337"/>
    <w:rsid w:val="0098350B"/>
    <w:rsid w:val="009901C3"/>
    <w:rsid w:val="0099323E"/>
    <w:rsid w:val="0099339B"/>
    <w:rsid w:val="009A00DE"/>
    <w:rsid w:val="009A216C"/>
    <w:rsid w:val="009A3B48"/>
    <w:rsid w:val="009A3F4D"/>
    <w:rsid w:val="009A460A"/>
    <w:rsid w:val="009A4EAA"/>
    <w:rsid w:val="009A54AC"/>
    <w:rsid w:val="009A6704"/>
    <w:rsid w:val="009A6864"/>
    <w:rsid w:val="009B44CC"/>
    <w:rsid w:val="009B5714"/>
    <w:rsid w:val="009C10F7"/>
    <w:rsid w:val="009C1EDD"/>
    <w:rsid w:val="009C2B89"/>
    <w:rsid w:val="009C308D"/>
    <w:rsid w:val="009C3259"/>
    <w:rsid w:val="009C4BEA"/>
    <w:rsid w:val="009C51A6"/>
    <w:rsid w:val="009C6244"/>
    <w:rsid w:val="009C6641"/>
    <w:rsid w:val="009C6A33"/>
    <w:rsid w:val="009C6FBA"/>
    <w:rsid w:val="009C7860"/>
    <w:rsid w:val="009D07D9"/>
    <w:rsid w:val="009D21BB"/>
    <w:rsid w:val="009D27EE"/>
    <w:rsid w:val="009D32F8"/>
    <w:rsid w:val="009D54B5"/>
    <w:rsid w:val="009E03D6"/>
    <w:rsid w:val="009E3EC7"/>
    <w:rsid w:val="009E4F00"/>
    <w:rsid w:val="009E5FCB"/>
    <w:rsid w:val="009E680A"/>
    <w:rsid w:val="009F081A"/>
    <w:rsid w:val="009F1CCF"/>
    <w:rsid w:val="009F6A61"/>
    <w:rsid w:val="009F6C27"/>
    <w:rsid w:val="009F6E3E"/>
    <w:rsid w:val="009F7955"/>
    <w:rsid w:val="00A035EF"/>
    <w:rsid w:val="00A03696"/>
    <w:rsid w:val="00A037FF"/>
    <w:rsid w:val="00A03D60"/>
    <w:rsid w:val="00A06A1B"/>
    <w:rsid w:val="00A07827"/>
    <w:rsid w:val="00A1457F"/>
    <w:rsid w:val="00A14A8C"/>
    <w:rsid w:val="00A15352"/>
    <w:rsid w:val="00A1677D"/>
    <w:rsid w:val="00A2009D"/>
    <w:rsid w:val="00A20833"/>
    <w:rsid w:val="00A242D1"/>
    <w:rsid w:val="00A243A9"/>
    <w:rsid w:val="00A246FD"/>
    <w:rsid w:val="00A30173"/>
    <w:rsid w:val="00A30E2D"/>
    <w:rsid w:val="00A33EA6"/>
    <w:rsid w:val="00A34394"/>
    <w:rsid w:val="00A3465F"/>
    <w:rsid w:val="00A3587C"/>
    <w:rsid w:val="00A43D18"/>
    <w:rsid w:val="00A44A56"/>
    <w:rsid w:val="00A45EB1"/>
    <w:rsid w:val="00A462C7"/>
    <w:rsid w:val="00A47814"/>
    <w:rsid w:val="00A51D1A"/>
    <w:rsid w:val="00A52757"/>
    <w:rsid w:val="00A54339"/>
    <w:rsid w:val="00A55DDD"/>
    <w:rsid w:val="00A56F46"/>
    <w:rsid w:val="00A570EE"/>
    <w:rsid w:val="00A60C73"/>
    <w:rsid w:val="00A616FD"/>
    <w:rsid w:val="00A6539F"/>
    <w:rsid w:val="00A6605C"/>
    <w:rsid w:val="00A66F10"/>
    <w:rsid w:val="00A70024"/>
    <w:rsid w:val="00A7318C"/>
    <w:rsid w:val="00A7433B"/>
    <w:rsid w:val="00A746B4"/>
    <w:rsid w:val="00A757CA"/>
    <w:rsid w:val="00A8114D"/>
    <w:rsid w:val="00A83567"/>
    <w:rsid w:val="00A83EF1"/>
    <w:rsid w:val="00A8505E"/>
    <w:rsid w:val="00A871A8"/>
    <w:rsid w:val="00A90944"/>
    <w:rsid w:val="00A90EF4"/>
    <w:rsid w:val="00A91026"/>
    <w:rsid w:val="00A913E9"/>
    <w:rsid w:val="00A92F3E"/>
    <w:rsid w:val="00A9356A"/>
    <w:rsid w:val="00A95A32"/>
    <w:rsid w:val="00A96A54"/>
    <w:rsid w:val="00AA2275"/>
    <w:rsid w:val="00AA2D9E"/>
    <w:rsid w:val="00AA3397"/>
    <w:rsid w:val="00AA3D8C"/>
    <w:rsid w:val="00AA56CE"/>
    <w:rsid w:val="00AA6247"/>
    <w:rsid w:val="00AA6338"/>
    <w:rsid w:val="00AA74C5"/>
    <w:rsid w:val="00AB00B5"/>
    <w:rsid w:val="00AB53EA"/>
    <w:rsid w:val="00AB78EB"/>
    <w:rsid w:val="00AC14BE"/>
    <w:rsid w:val="00AC257B"/>
    <w:rsid w:val="00AC437D"/>
    <w:rsid w:val="00AC44CC"/>
    <w:rsid w:val="00AC72F6"/>
    <w:rsid w:val="00AD06ED"/>
    <w:rsid w:val="00AD14B7"/>
    <w:rsid w:val="00AD1900"/>
    <w:rsid w:val="00AD3599"/>
    <w:rsid w:val="00AD381D"/>
    <w:rsid w:val="00AD62A4"/>
    <w:rsid w:val="00AE4401"/>
    <w:rsid w:val="00AE6A9B"/>
    <w:rsid w:val="00AE79C4"/>
    <w:rsid w:val="00AF1CD2"/>
    <w:rsid w:val="00B00F30"/>
    <w:rsid w:val="00B0367D"/>
    <w:rsid w:val="00B03AAD"/>
    <w:rsid w:val="00B06793"/>
    <w:rsid w:val="00B12B7B"/>
    <w:rsid w:val="00B13976"/>
    <w:rsid w:val="00B143BC"/>
    <w:rsid w:val="00B14CB9"/>
    <w:rsid w:val="00B156E5"/>
    <w:rsid w:val="00B1615B"/>
    <w:rsid w:val="00B17B65"/>
    <w:rsid w:val="00B21CA4"/>
    <w:rsid w:val="00B2208C"/>
    <w:rsid w:val="00B22FA2"/>
    <w:rsid w:val="00B2543E"/>
    <w:rsid w:val="00B25BD0"/>
    <w:rsid w:val="00B2771A"/>
    <w:rsid w:val="00B3049D"/>
    <w:rsid w:val="00B307A3"/>
    <w:rsid w:val="00B32236"/>
    <w:rsid w:val="00B3458A"/>
    <w:rsid w:val="00B35753"/>
    <w:rsid w:val="00B3637D"/>
    <w:rsid w:val="00B369E9"/>
    <w:rsid w:val="00B40617"/>
    <w:rsid w:val="00B40F6A"/>
    <w:rsid w:val="00B4290D"/>
    <w:rsid w:val="00B43AE2"/>
    <w:rsid w:val="00B444D8"/>
    <w:rsid w:val="00B45447"/>
    <w:rsid w:val="00B47F76"/>
    <w:rsid w:val="00B52B7B"/>
    <w:rsid w:val="00B532E1"/>
    <w:rsid w:val="00B53975"/>
    <w:rsid w:val="00B5400A"/>
    <w:rsid w:val="00B547A5"/>
    <w:rsid w:val="00B55504"/>
    <w:rsid w:val="00B55B98"/>
    <w:rsid w:val="00B61279"/>
    <w:rsid w:val="00B63011"/>
    <w:rsid w:val="00B636EE"/>
    <w:rsid w:val="00B65306"/>
    <w:rsid w:val="00B661C3"/>
    <w:rsid w:val="00B66763"/>
    <w:rsid w:val="00B67232"/>
    <w:rsid w:val="00B733DE"/>
    <w:rsid w:val="00B756F6"/>
    <w:rsid w:val="00B75B98"/>
    <w:rsid w:val="00B76959"/>
    <w:rsid w:val="00B76DC8"/>
    <w:rsid w:val="00B80040"/>
    <w:rsid w:val="00B81A59"/>
    <w:rsid w:val="00B824FC"/>
    <w:rsid w:val="00B8276B"/>
    <w:rsid w:val="00B82BB6"/>
    <w:rsid w:val="00B83C59"/>
    <w:rsid w:val="00B8472F"/>
    <w:rsid w:val="00B85E2A"/>
    <w:rsid w:val="00B86E00"/>
    <w:rsid w:val="00B90A6B"/>
    <w:rsid w:val="00B91154"/>
    <w:rsid w:val="00B91390"/>
    <w:rsid w:val="00B91C6B"/>
    <w:rsid w:val="00B9684E"/>
    <w:rsid w:val="00BA1026"/>
    <w:rsid w:val="00BA1C6F"/>
    <w:rsid w:val="00BA3EF3"/>
    <w:rsid w:val="00BA4129"/>
    <w:rsid w:val="00BA5776"/>
    <w:rsid w:val="00BA77C3"/>
    <w:rsid w:val="00BA7DD2"/>
    <w:rsid w:val="00BB265A"/>
    <w:rsid w:val="00BB5A6B"/>
    <w:rsid w:val="00BB76DF"/>
    <w:rsid w:val="00BC1178"/>
    <w:rsid w:val="00BC21C4"/>
    <w:rsid w:val="00BC62B9"/>
    <w:rsid w:val="00BD2B86"/>
    <w:rsid w:val="00BD31A2"/>
    <w:rsid w:val="00BD6A1D"/>
    <w:rsid w:val="00BD70FF"/>
    <w:rsid w:val="00BE16C9"/>
    <w:rsid w:val="00BE4ADF"/>
    <w:rsid w:val="00BE6A40"/>
    <w:rsid w:val="00BE722E"/>
    <w:rsid w:val="00BF0A65"/>
    <w:rsid w:val="00BF0E66"/>
    <w:rsid w:val="00BF12B9"/>
    <w:rsid w:val="00BF21FB"/>
    <w:rsid w:val="00BF5485"/>
    <w:rsid w:val="00BF568B"/>
    <w:rsid w:val="00BF56C0"/>
    <w:rsid w:val="00BF62FF"/>
    <w:rsid w:val="00BF76B9"/>
    <w:rsid w:val="00C00D11"/>
    <w:rsid w:val="00C0314E"/>
    <w:rsid w:val="00C05865"/>
    <w:rsid w:val="00C0675F"/>
    <w:rsid w:val="00C10653"/>
    <w:rsid w:val="00C123CB"/>
    <w:rsid w:val="00C1492E"/>
    <w:rsid w:val="00C149A0"/>
    <w:rsid w:val="00C14D15"/>
    <w:rsid w:val="00C177F7"/>
    <w:rsid w:val="00C23363"/>
    <w:rsid w:val="00C244D2"/>
    <w:rsid w:val="00C26942"/>
    <w:rsid w:val="00C30916"/>
    <w:rsid w:val="00C30D5F"/>
    <w:rsid w:val="00C30DA4"/>
    <w:rsid w:val="00C352C0"/>
    <w:rsid w:val="00C36084"/>
    <w:rsid w:val="00C37B3C"/>
    <w:rsid w:val="00C46891"/>
    <w:rsid w:val="00C50F1E"/>
    <w:rsid w:val="00C526B7"/>
    <w:rsid w:val="00C52E8D"/>
    <w:rsid w:val="00C55613"/>
    <w:rsid w:val="00C57656"/>
    <w:rsid w:val="00C60657"/>
    <w:rsid w:val="00C64273"/>
    <w:rsid w:val="00C64441"/>
    <w:rsid w:val="00C64EBB"/>
    <w:rsid w:val="00C674C9"/>
    <w:rsid w:val="00C674F5"/>
    <w:rsid w:val="00C67589"/>
    <w:rsid w:val="00C712A4"/>
    <w:rsid w:val="00C73A22"/>
    <w:rsid w:val="00C755E0"/>
    <w:rsid w:val="00C75F9F"/>
    <w:rsid w:val="00C77D15"/>
    <w:rsid w:val="00C80613"/>
    <w:rsid w:val="00C829B0"/>
    <w:rsid w:val="00C83AE0"/>
    <w:rsid w:val="00C85B30"/>
    <w:rsid w:val="00C86854"/>
    <w:rsid w:val="00C87536"/>
    <w:rsid w:val="00C8771E"/>
    <w:rsid w:val="00C90D24"/>
    <w:rsid w:val="00C90F55"/>
    <w:rsid w:val="00C91A1C"/>
    <w:rsid w:val="00C92C25"/>
    <w:rsid w:val="00C94C7F"/>
    <w:rsid w:val="00C9620B"/>
    <w:rsid w:val="00C96369"/>
    <w:rsid w:val="00CA1422"/>
    <w:rsid w:val="00CA204F"/>
    <w:rsid w:val="00CA277E"/>
    <w:rsid w:val="00CA4125"/>
    <w:rsid w:val="00CA69A0"/>
    <w:rsid w:val="00CA7723"/>
    <w:rsid w:val="00CA7AB6"/>
    <w:rsid w:val="00CB0D38"/>
    <w:rsid w:val="00CB22F9"/>
    <w:rsid w:val="00CB40D7"/>
    <w:rsid w:val="00CB5D30"/>
    <w:rsid w:val="00CC249C"/>
    <w:rsid w:val="00CC2A84"/>
    <w:rsid w:val="00CC32B2"/>
    <w:rsid w:val="00CD2A8C"/>
    <w:rsid w:val="00CD2DCC"/>
    <w:rsid w:val="00CD4AF8"/>
    <w:rsid w:val="00CD5021"/>
    <w:rsid w:val="00CD55D6"/>
    <w:rsid w:val="00CE0E21"/>
    <w:rsid w:val="00CE3657"/>
    <w:rsid w:val="00CE383C"/>
    <w:rsid w:val="00CE3CB7"/>
    <w:rsid w:val="00CE42A9"/>
    <w:rsid w:val="00CE6C86"/>
    <w:rsid w:val="00CE7382"/>
    <w:rsid w:val="00CE7902"/>
    <w:rsid w:val="00CE79DF"/>
    <w:rsid w:val="00CF0755"/>
    <w:rsid w:val="00CF16F4"/>
    <w:rsid w:val="00CF253F"/>
    <w:rsid w:val="00CF301D"/>
    <w:rsid w:val="00CF3EBE"/>
    <w:rsid w:val="00CF4ACB"/>
    <w:rsid w:val="00CF5487"/>
    <w:rsid w:val="00CF6E31"/>
    <w:rsid w:val="00D001E9"/>
    <w:rsid w:val="00D00346"/>
    <w:rsid w:val="00D00659"/>
    <w:rsid w:val="00D01631"/>
    <w:rsid w:val="00D01F80"/>
    <w:rsid w:val="00D034E2"/>
    <w:rsid w:val="00D04FEE"/>
    <w:rsid w:val="00D0538D"/>
    <w:rsid w:val="00D06D13"/>
    <w:rsid w:val="00D10BD0"/>
    <w:rsid w:val="00D14928"/>
    <w:rsid w:val="00D15E7F"/>
    <w:rsid w:val="00D24DB9"/>
    <w:rsid w:val="00D2568A"/>
    <w:rsid w:val="00D26659"/>
    <w:rsid w:val="00D26E37"/>
    <w:rsid w:val="00D302A1"/>
    <w:rsid w:val="00D30A0D"/>
    <w:rsid w:val="00D324B5"/>
    <w:rsid w:val="00D331A6"/>
    <w:rsid w:val="00D338CB"/>
    <w:rsid w:val="00D356CC"/>
    <w:rsid w:val="00D36B91"/>
    <w:rsid w:val="00D37D71"/>
    <w:rsid w:val="00D40E3E"/>
    <w:rsid w:val="00D45EFE"/>
    <w:rsid w:val="00D512C4"/>
    <w:rsid w:val="00D52B04"/>
    <w:rsid w:val="00D53700"/>
    <w:rsid w:val="00D54AD5"/>
    <w:rsid w:val="00D54FDB"/>
    <w:rsid w:val="00D553F3"/>
    <w:rsid w:val="00D56228"/>
    <w:rsid w:val="00D56FE5"/>
    <w:rsid w:val="00D60D9B"/>
    <w:rsid w:val="00D62FAD"/>
    <w:rsid w:val="00D71453"/>
    <w:rsid w:val="00D7170B"/>
    <w:rsid w:val="00D71F4F"/>
    <w:rsid w:val="00D72C35"/>
    <w:rsid w:val="00D7383D"/>
    <w:rsid w:val="00D73A41"/>
    <w:rsid w:val="00D75AFE"/>
    <w:rsid w:val="00D75F5D"/>
    <w:rsid w:val="00D760AE"/>
    <w:rsid w:val="00D80766"/>
    <w:rsid w:val="00D809A1"/>
    <w:rsid w:val="00D80AA9"/>
    <w:rsid w:val="00D81CBD"/>
    <w:rsid w:val="00D81EA7"/>
    <w:rsid w:val="00D8255D"/>
    <w:rsid w:val="00D82FD6"/>
    <w:rsid w:val="00D840D4"/>
    <w:rsid w:val="00D84A8C"/>
    <w:rsid w:val="00D85F41"/>
    <w:rsid w:val="00D86161"/>
    <w:rsid w:val="00D864DA"/>
    <w:rsid w:val="00D86575"/>
    <w:rsid w:val="00D86746"/>
    <w:rsid w:val="00D87129"/>
    <w:rsid w:val="00D872DE"/>
    <w:rsid w:val="00D877FA"/>
    <w:rsid w:val="00D878FD"/>
    <w:rsid w:val="00D91930"/>
    <w:rsid w:val="00D9288C"/>
    <w:rsid w:val="00D92ED3"/>
    <w:rsid w:val="00D92FE9"/>
    <w:rsid w:val="00D94352"/>
    <w:rsid w:val="00D953A0"/>
    <w:rsid w:val="00D9600E"/>
    <w:rsid w:val="00D976D4"/>
    <w:rsid w:val="00DA03E3"/>
    <w:rsid w:val="00DA1366"/>
    <w:rsid w:val="00DA2040"/>
    <w:rsid w:val="00DA31C5"/>
    <w:rsid w:val="00DA3F14"/>
    <w:rsid w:val="00DA7467"/>
    <w:rsid w:val="00DB3412"/>
    <w:rsid w:val="00DB596F"/>
    <w:rsid w:val="00DC16AA"/>
    <w:rsid w:val="00DC2D89"/>
    <w:rsid w:val="00DC2F88"/>
    <w:rsid w:val="00DC5210"/>
    <w:rsid w:val="00DC52D0"/>
    <w:rsid w:val="00DC53AB"/>
    <w:rsid w:val="00DC7C4E"/>
    <w:rsid w:val="00DD1B8E"/>
    <w:rsid w:val="00DD2105"/>
    <w:rsid w:val="00DD567C"/>
    <w:rsid w:val="00DD6782"/>
    <w:rsid w:val="00DE0341"/>
    <w:rsid w:val="00DE0804"/>
    <w:rsid w:val="00DE2381"/>
    <w:rsid w:val="00DE25EA"/>
    <w:rsid w:val="00DE5243"/>
    <w:rsid w:val="00DE5385"/>
    <w:rsid w:val="00DE5E6F"/>
    <w:rsid w:val="00DE74C0"/>
    <w:rsid w:val="00DE7566"/>
    <w:rsid w:val="00DF14ED"/>
    <w:rsid w:val="00DF21B0"/>
    <w:rsid w:val="00DF2426"/>
    <w:rsid w:val="00DF4A88"/>
    <w:rsid w:val="00DF4E52"/>
    <w:rsid w:val="00DF719C"/>
    <w:rsid w:val="00DF7E02"/>
    <w:rsid w:val="00DF7EDF"/>
    <w:rsid w:val="00E000FC"/>
    <w:rsid w:val="00E008D3"/>
    <w:rsid w:val="00E011BD"/>
    <w:rsid w:val="00E01225"/>
    <w:rsid w:val="00E01DE2"/>
    <w:rsid w:val="00E03AB7"/>
    <w:rsid w:val="00E05D4A"/>
    <w:rsid w:val="00E13D22"/>
    <w:rsid w:val="00E1417B"/>
    <w:rsid w:val="00E17694"/>
    <w:rsid w:val="00E22E45"/>
    <w:rsid w:val="00E230EC"/>
    <w:rsid w:val="00E231E4"/>
    <w:rsid w:val="00E253D6"/>
    <w:rsid w:val="00E26BC3"/>
    <w:rsid w:val="00E2705B"/>
    <w:rsid w:val="00E31172"/>
    <w:rsid w:val="00E3171C"/>
    <w:rsid w:val="00E327F5"/>
    <w:rsid w:val="00E33C01"/>
    <w:rsid w:val="00E34143"/>
    <w:rsid w:val="00E347F5"/>
    <w:rsid w:val="00E4059D"/>
    <w:rsid w:val="00E45B50"/>
    <w:rsid w:val="00E50B5A"/>
    <w:rsid w:val="00E52CB7"/>
    <w:rsid w:val="00E54588"/>
    <w:rsid w:val="00E607CC"/>
    <w:rsid w:val="00E62734"/>
    <w:rsid w:val="00E635DA"/>
    <w:rsid w:val="00E658A8"/>
    <w:rsid w:val="00E725E5"/>
    <w:rsid w:val="00E72715"/>
    <w:rsid w:val="00E81332"/>
    <w:rsid w:val="00E82EE1"/>
    <w:rsid w:val="00E84E52"/>
    <w:rsid w:val="00E85C54"/>
    <w:rsid w:val="00E8604F"/>
    <w:rsid w:val="00E86B98"/>
    <w:rsid w:val="00E871B0"/>
    <w:rsid w:val="00E90833"/>
    <w:rsid w:val="00E92933"/>
    <w:rsid w:val="00E92B98"/>
    <w:rsid w:val="00E93F37"/>
    <w:rsid w:val="00E957F9"/>
    <w:rsid w:val="00E975BB"/>
    <w:rsid w:val="00EA23C9"/>
    <w:rsid w:val="00EA2CB7"/>
    <w:rsid w:val="00EA60FB"/>
    <w:rsid w:val="00EA6659"/>
    <w:rsid w:val="00EB0492"/>
    <w:rsid w:val="00EB0AAA"/>
    <w:rsid w:val="00EB2383"/>
    <w:rsid w:val="00EB3ACD"/>
    <w:rsid w:val="00EB5840"/>
    <w:rsid w:val="00EC0AD8"/>
    <w:rsid w:val="00EC13F5"/>
    <w:rsid w:val="00EC48E4"/>
    <w:rsid w:val="00EC4DAB"/>
    <w:rsid w:val="00ED3F8C"/>
    <w:rsid w:val="00ED4DD3"/>
    <w:rsid w:val="00EE1BEA"/>
    <w:rsid w:val="00EE35F2"/>
    <w:rsid w:val="00EE4452"/>
    <w:rsid w:val="00EE56C3"/>
    <w:rsid w:val="00EE6F0E"/>
    <w:rsid w:val="00EF074A"/>
    <w:rsid w:val="00EF1550"/>
    <w:rsid w:val="00EF27C2"/>
    <w:rsid w:val="00EF27E6"/>
    <w:rsid w:val="00EF2B8C"/>
    <w:rsid w:val="00EF5484"/>
    <w:rsid w:val="00EF54D0"/>
    <w:rsid w:val="00EF60A8"/>
    <w:rsid w:val="00EF728B"/>
    <w:rsid w:val="00F01C4C"/>
    <w:rsid w:val="00F0243C"/>
    <w:rsid w:val="00F04585"/>
    <w:rsid w:val="00F079A7"/>
    <w:rsid w:val="00F11414"/>
    <w:rsid w:val="00F13EC9"/>
    <w:rsid w:val="00F15901"/>
    <w:rsid w:val="00F17DC6"/>
    <w:rsid w:val="00F213A4"/>
    <w:rsid w:val="00F21FDB"/>
    <w:rsid w:val="00F228AB"/>
    <w:rsid w:val="00F246D0"/>
    <w:rsid w:val="00F26604"/>
    <w:rsid w:val="00F2703F"/>
    <w:rsid w:val="00F36032"/>
    <w:rsid w:val="00F462FB"/>
    <w:rsid w:val="00F46318"/>
    <w:rsid w:val="00F47442"/>
    <w:rsid w:val="00F47AEE"/>
    <w:rsid w:val="00F5439F"/>
    <w:rsid w:val="00F54466"/>
    <w:rsid w:val="00F55325"/>
    <w:rsid w:val="00F555B2"/>
    <w:rsid w:val="00F60DF5"/>
    <w:rsid w:val="00F616AA"/>
    <w:rsid w:val="00F6202B"/>
    <w:rsid w:val="00F6477D"/>
    <w:rsid w:val="00F64C64"/>
    <w:rsid w:val="00F661FE"/>
    <w:rsid w:val="00F70331"/>
    <w:rsid w:val="00F72022"/>
    <w:rsid w:val="00F72C29"/>
    <w:rsid w:val="00F73687"/>
    <w:rsid w:val="00F73AC6"/>
    <w:rsid w:val="00F74DA8"/>
    <w:rsid w:val="00F833DB"/>
    <w:rsid w:val="00F839F9"/>
    <w:rsid w:val="00F85C0B"/>
    <w:rsid w:val="00F867D8"/>
    <w:rsid w:val="00F86AFB"/>
    <w:rsid w:val="00F87D8B"/>
    <w:rsid w:val="00F914CA"/>
    <w:rsid w:val="00F9282C"/>
    <w:rsid w:val="00F929E2"/>
    <w:rsid w:val="00F94541"/>
    <w:rsid w:val="00F966A9"/>
    <w:rsid w:val="00F97ACA"/>
    <w:rsid w:val="00FA07AF"/>
    <w:rsid w:val="00FA29C2"/>
    <w:rsid w:val="00FA2D9B"/>
    <w:rsid w:val="00FA62F1"/>
    <w:rsid w:val="00FB37D7"/>
    <w:rsid w:val="00FB5CC6"/>
    <w:rsid w:val="00FC3F69"/>
    <w:rsid w:val="00FD0EFF"/>
    <w:rsid w:val="00FD238A"/>
    <w:rsid w:val="00FD2DB0"/>
    <w:rsid w:val="00FD3093"/>
    <w:rsid w:val="00FD3B0F"/>
    <w:rsid w:val="00FD54EF"/>
    <w:rsid w:val="00FD6DDA"/>
    <w:rsid w:val="00FE1859"/>
    <w:rsid w:val="00FE4438"/>
    <w:rsid w:val="00FE52E8"/>
    <w:rsid w:val="00FE54EA"/>
    <w:rsid w:val="00FE7260"/>
    <w:rsid w:val="00FF2310"/>
    <w:rsid w:val="00FF28A0"/>
    <w:rsid w:val="00FF2BE9"/>
    <w:rsid w:val="00FF4574"/>
    <w:rsid w:val="00FF5128"/>
    <w:rsid w:val="00FF5BDD"/>
    <w:rsid w:val="00FF71DB"/>
    <w:rsid w:val="01CD3473"/>
    <w:rsid w:val="061CCC9E"/>
    <w:rsid w:val="079C87E5"/>
    <w:rsid w:val="0DA40C78"/>
    <w:rsid w:val="10E29DA6"/>
    <w:rsid w:val="1A5BEAF2"/>
    <w:rsid w:val="1D965986"/>
    <w:rsid w:val="1D9864F7"/>
    <w:rsid w:val="29C47DEE"/>
    <w:rsid w:val="2C561418"/>
    <w:rsid w:val="2E46126E"/>
    <w:rsid w:val="32ACBA1F"/>
    <w:rsid w:val="4AF1D1D5"/>
    <w:rsid w:val="512DF951"/>
    <w:rsid w:val="57863E82"/>
    <w:rsid w:val="5819A1EA"/>
    <w:rsid w:val="60161346"/>
    <w:rsid w:val="62DA5ED1"/>
    <w:rsid w:val="656F1C29"/>
    <w:rsid w:val="69D5E96A"/>
    <w:rsid w:val="69FEEC8B"/>
    <w:rsid w:val="6A49B089"/>
    <w:rsid w:val="6E360609"/>
    <w:rsid w:val="6F9FB97C"/>
    <w:rsid w:val="70886F5B"/>
    <w:rsid w:val="71BC837E"/>
    <w:rsid w:val="79B7C6E5"/>
    <w:rsid w:val="79DE92B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2882BECD"/>
  <w14:defaultImageDpi w14:val="330"/>
  <w15:docId w15:val="{3A547B9A-8EFB-4373-B574-3BAE3CA35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696"/>
    <w:pPr>
      <w:spacing w:before="300" w:line="293" w:lineRule="auto"/>
    </w:pPr>
    <w:rPr>
      <w:color w:val="453F43" w:themeColor="background2"/>
      <w:sz w:val="20"/>
    </w:rPr>
  </w:style>
  <w:style w:type="paragraph" w:styleId="Heading1">
    <w:name w:val="heading 1"/>
    <w:aliases w:val="Heading 1 (only)"/>
    <w:next w:val="Normal"/>
    <w:link w:val="Heading1Char"/>
    <w:uiPriority w:val="9"/>
    <w:qFormat/>
    <w:rsid w:val="001560AD"/>
    <w:pPr>
      <w:keepNext/>
      <w:keepLines/>
      <w:pageBreakBefore/>
      <w:spacing w:after="1200"/>
      <w:outlineLvl w:val="0"/>
    </w:pPr>
    <w:rPr>
      <w:rFonts w:asciiTheme="majorHAnsi" w:eastAsiaTheme="majorEastAsia" w:hAnsiTheme="majorHAnsi" w:cstheme="majorBidi"/>
      <w:b/>
      <w:bCs/>
      <w:color w:val="E8443A" w:themeColor="text2"/>
      <w:sz w:val="60"/>
      <w:szCs w:val="32"/>
    </w:rPr>
  </w:style>
  <w:style w:type="paragraph" w:styleId="Heading2">
    <w:name w:val="heading 2"/>
    <w:link w:val="Heading2Char"/>
    <w:uiPriority w:val="9"/>
    <w:unhideWhenUsed/>
    <w:qFormat/>
    <w:rsid w:val="0090479C"/>
    <w:pPr>
      <w:keepNext/>
      <w:keepLines/>
      <w:spacing w:before="340" w:line="340" w:lineRule="exact"/>
      <w:outlineLvl w:val="1"/>
    </w:pPr>
    <w:rPr>
      <w:rFonts w:asciiTheme="majorHAnsi" w:eastAsiaTheme="majorEastAsia" w:hAnsiTheme="majorHAnsi" w:cstheme="majorBidi"/>
      <w:b/>
      <w:bCs/>
      <w:color w:val="E8443A" w:themeColor="text2"/>
      <w:sz w:val="26"/>
      <w:szCs w:val="26"/>
    </w:rPr>
  </w:style>
  <w:style w:type="paragraph" w:styleId="Heading3">
    <w:name w:val="heading 3"/>
    <w:basedOn w:val="Normal"/>
    <w:next w:val="Normal"/>
    <w:link w:val="Heading3Char"/>
    <w:uiPriority w:val="9"/>
    <w:unhideWhenUsed/>
    <w:qFormat/>
    <w:rsid w:val="0090479C"/>
    <w:pPr>
      <w:keepNext/>
      <w:keepLines/>
      <w:spacing w:line="340" w:lineRule="exact"/>
      <w:outlineLvl w:val="2"/>
    </w:pPr>
    <w:rPr>
      <w:rFonts w:asciiTheme="majorHAnsi" w:eastAsiaTheme="majorEastAsia" w:hAnsiTheme="majorHAnsi" w:cstheme="majorBidi"/>
      <w:b/>
      <w:bCs/>
      <w:color w:val="E8443A" w:themeColor="text2"/>
      <w:sz w:val="22"/>
    </w:rPr>
  </w:style>
  <w:style w:type="paragraph" w:styleId="Heading4">
    <w:name w:val="heading 4"/>
    <w:link w:val="Heading4Char"/>
    <w:uiPriority w:val="9"/>
    <w:unhideWhenUsed/>
    <w:qFormat/>
    <w:rsid w:val="0090479C"/>
    <w:pPr>
      <w:keepNext/>
      <w:keepLines/>
      <w:spacing w:before="200" w:line="293" w:lineRule="auto"/>
      <w:outlineLvl w:val="3"/>
    </w:pPr>
    <w:rPr>
      <w:rFonts w:asciiTheme="majorHAnsi" w:eastAsiaTheme="majorEastAsia" w:hAnsiTheme="majorHAnsi" w:cstheme="majorBidi"/>
      <w:bCs/>
      <w:iCs/>
      <w:color w:val="E8443A" w:themeColor="accent1"/>
      <w:sz w:val="20"/>
    </w:rPr>
  </w:style>
  <w:style w:type="paragraph" w:styleId="Heading5">
    <w:name w:val="heading 5"/>
    <w:basedOn w:val="Normal"/>
    <w:next w:val="Normal"/>
    <w:link w:val="Heading5Char"/>
    <w:uiPriority w:val="9"/>
    <w:semiHidden/>
    <w:unhideWhenUsed/>
    <w:rsid w:val="00EB2383"/>
    <w:pPr>
      <w:keepNext/>
      <w:keepLines/>
      <w:spacing w:before="200"/>
      <w:outlineLvl w:val="4"/>
    </w:pPr>
    <w:rPr>
      <w:rFonts w:asciiTheme="majorHAnsi" w:eastAsiaTheme="majorEastAsia" w:hAnsiTheme="majorHAnsi" w:cstheme="majorBidi"/>
      <w:color w:val="E8443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only) Char"/>
    <w:basedOn w:val="DefaultParagraphFont"/>
    <w:link w:val="Heading1"/>
    <w:uiPriority w:val="9"/>
    <w:rsid w:val="001560AD"/>
    <w:rPr>
      <w:rFonts w:asciiTheme="majorHAnsi" w:eastAsiaTheme="majorEastAsia" w:hAnsiTheme="majorHAnsi" w:cstheme="majorBidi"/>
      <w:b/>
      <w:bCs/>
      <w:color w:val="E8443A" w:themeColor="text2"/>
      <w:sz w:val="60"/>
      <w:szCs w:val="32"/>
    </w:rPr>
  </w:style>
  <w:style w:type="character" w:customStyle="1" w:styleId="Heading2Char">
    <w:name w:val="Heading 2 Char"/>
    <w:basedOn w:val="DefaultParagraphFont"/>
    <w:link w:val="Heading2"/>
    <w:uiPriority w:val="9"/>
    <w:rsid w:val="0090479C"/>
    <w:rPr>
      <w:rFonts w:asciiTheme="majorHAnsi" w:eastAsiaTheme="majorEastAsia" w:hAnsiTheme="majorHAnsi" w:cstheme="majorBidi"/>
      <w:b/>
      <w:bCs/>
      <w:color w:val="E8443A" w:themeColor="text2"/>
      <w:sz w:val="26"/>
      <w:szCs w:val="26"/>
    </w:rPr>
  </w:style>
  <w:style w:type="character" w:customStyle="1" w:styleId="Heading3Char">
    <w:name w:val="Heading 3 Char"/>
    <w:basedOn w:val="DefaultParagraphFont"/>
    <w:link w:val="Heading3"/>
    <w:uiPriority w:val="9"/>
    <w:rsid w:val="0090479C"/>
    <w:rPr>
      <w:rFonts w:asciiTheme="majorHAnsi" w:eastAsiaTheme="majorEastAsia" w:hAnsiTheme="majorHAnsi" w:cstheme="majorBidi"/>
      <w:b/>
      <w:bCs/>
      <w:color w:val="E8443A" w:themeColor="text2"/>
      <w:sz w:val="22"/>
    </w:rPr>
  </w:style>
  <w:style w:type="character" w:customStyle="1" w:styleId="Heading4Char">
    <w:name w:val="Heading 4 Char"/>
    <w:basedOn w:val="DefaultParagraphFont"/>
    <w:link w:val="Heading4"/>
    <w:uiPriority w:val="9"/>
    <w:rsid w:val="0090479C"/>
    <w:rPr>
      <w:rFonts w:asciiTheme="majorHAnsi" w:eastAsiaTheme="majorEastAsia" w:hAnsiTheme="majorHAnsi" w:cstheme="majorBidi"/>
      <w:bCs/>
      <w:iCs/>
      <w:color w:val="E8443A" w:themeColor="accent1"/>
      <w:sz w:val="20"/>
    </w:rPr>
  </w:style>
  <w:style w:type="paragraph" w:customStyle="1" w:styleId="Author">
    <w:name w:val="Author"/>
    <w:qFormat/>
    <w:rsid w:val="006738C3"/>
    <w:rPr>
      <w:rFonts w:eastAsiaTheme="majorEastAsia" w:cstheme="majorBidi"/>
      <w:color w:val="FFFFFF" w:themeColor="background1"/>
    </w:rPr>
  </w:style>
  <w:style w:type="paragraph" w:styleId="Header">
    <w:name w:val="header"/>
    <w:basedOn w:val="Normal"/>
    <w:link w:val="HeaderChar"/>
    <w:uiPriority w:val="99"/>
    <w:unhideWhenUsed/>
    <w:rsid w:val="00C64273"/>
    <w:pPr>
      <w:tabs>
        <w:tab w:val="center" w:pos="4320"/>
        <w:tab w:val="right" w:pos="8640"/>
      </w:tabs>
      <w:spacing w:before="0" w:line="240" w:lineRule="auto"/>
    </w:pPr>
  </w:style>
  <w:style w:type="character" w:customStyle="1" w:styleId="HeaderChar">
    <w:name w:val="Header Char"/>
    <w:basedOn w:val="DefaultParagraphFont"/>
    <w:link w:val="Header"/>
    <w:uiPriority w:val="99"/>
    <w:rsid w:val="00C64273"/>
    <w:rPr>
      <w:color w:val="453F43" w:themeColor="background2"/>
      <w:sz w:val="20"/>
    </w:rPr>
  </w:style>
  <w:style w:type="paragraph" w:styleId="Footer">
    <w:name w:val="footer"/>
    <w:basedOn w:val="Normal"/>
    <w:link w:val="FooterChar"/>
    <w:autoRedefine/>
    <w:uiPriority w:val="99"/>
    <w:unhideWhenUsed/>
    <w:rsid w:val="00E92933"/>
    <w:pPr>
      <w:spacing w:before="0" w:line="240" w:lineRule="auto"/>
    </w:pPr>
    <w:rPr>
      <w:color w:val="6B656A" w:themeColor="accent6"/>
      <w:sz w:val="18"/>
    </w:rPr>
  </w:style>
  <w:style w:type="character" w:styleId="PageNumber">
    <w:name w:val="page number"/>
    <w:basedOn w:val="DefaultParagraphFont"/>
    <w:uiPriority w:val="99"/>
    <w:semiHidden/>
    <w:unhideWhenUsed/>
    <w:rsid w:val="005264C1"/>
  </w:style>
  <w:style w:type="character" w:customStyle="1" w:styleId="FooterChar">
    <w:name w:val="Footer Char"/>
    <w:basedOn w:val="DefaultParagraphFont"/>
    <w:link w:val="Footer"/>
    <w:uiPriority w:val="99"/>
    <w:rsid w:val="00E92933"/>
    <w:rPr>
      <w:color w:val="6B656A" w:themeColor="accent6"/>
      <w:sz w:val="18"/>
    </w:rPr>
  </w:style>
  <w:style w:type="paragraph" w:customStyle="1" w:styleId="Heading1withsubtitle">
    <w:name w:val="Heading 1 (with subtitle)"/>
    <w:basedOn w:val="Heading1"/>
    <w:link w:val="Heading1withsubtitleChar"/>
    <w:qFormat/>
    <w:rsid w:val="006118AD"/>
    <w:pPr>
      <w:spacing w:after="200"/>
    </w:pPr>
    <w:rPr>
      <w:bCs w:val="0"/>
    </w:rPr>
  </w:style>
  <w:style w:type="character" w:customStyle="1" w:styleId="Heading1withsubtitleChar">
    <w:name w:val="Heading 1 (with subtitle) Char"/>
    <w:basedOn w:val="DefaultParagraphFont"/>
    <w:link w:val="Heading1withsubtitle"/>
    <w:rsid w:val="006118AD"/>
    <w:rPr>
      <w:rFonts w:asciiTheme="majorHAnsi" w:eastAsiaTheme="majorEastAsia" w:hAnsiTheme="majorHAnsi" w:cstheme="majorBidi"/>
      <w:b/>
      <w:color w:val="E8443A" w:themeColor="text2"/>
      <w:sz w:val="60"/>
      <w:szCs w:val="32"/>
    </w:rPr>
  </w:style>
  <w:style w:type="paragraph" w:customStyle="1" w:styleId="FigureTitle">
    <w:name w:val="Figure Title"/>
    <w:basedOn w:val="Normal"/>
    <w:next w:val="Normal"/>
    <w:link w:val="FigureTitleChar"/>
    <w:qFormat/>
    <w:rsid w:val="00A96A54"/>
    <w:pPr>
      <w:pBdr>
        <w:top w:val="single" w:sz="8" w:space="10" w:color="E8443A" w:themeColor="text2"/>
      </w:pBdr>
      <w:spacing w:after="140" w:line="300" w:lineRule="exact"/>
    </w:pPr>
    <w:rPr>
      <w:b/>
      <w:color w:val="E8443A" w:themeColor="text2"/>
      <w:szCs w:val="20"/>
    </w:rPr>
  </w:style>
  <w:style w:type="paragraph" w:customStyle="1" w:styleId="Quotetext">
    <w:name w:val="Quote text"/>
    <w:basedOn w:val="Normal"/>
    <w:qFormat/>
    <w:rsid w:val="00F72022"/>
    <w:pPr>
      <w:pBdr>
        <w:top w:val="single" w:sz="8" w:space="7" w:color="E8443A" w:themeColor="text2"/>
        <w:bottom w:val="single" w:sz="8" w:space="10" w:color="E8443A" w:themeColor="text2"/>
      </w:pBdr>
      <w:spacing w:before="280" w:after="280" w:line="340" w:lineRule="exact"/>
      <w:ind w:left="567"/>
    </w:pPr>
    <w:rPr>
      <w:b/>
      <w:color w:val="BD2729" w:themeColor="accent4"/>
      <w:sz w:val="22"/>
      <w:szCs w:val="22"/>
    </w:rPr>
  </w:style>
  <w:style w:type="paragraph" w:styleId="ListParagraph">
    <w:name w:val="List Paragraph"/>
    <w:aliases w:val="Dot pt,No Spacing1,List Paragraph Char Char Char,Indicator Text,List Paragraph1,Numbered Para 1,List Paragraph12,Bullet Points,MAIN CONTENT,Bullet 1,Colorful List - Accent 11,Table of contents numbered,Citation List,F5 List Paragraph"/>
    <w:link w:val="ListParagraphChar"/>
    <w:uiPriority w:val="34"/>
    <w:qFormat/>
    <w:rsid w:val="00DE2381"/>
    <w:pPr>
      <w:numPr>
        <w:numId w:val="1"/>
      </w:numPr>
      <w:spacing w:before="300" w:line="300" w:lineRule="exact"/>
      <w:contextualSpacing/>
    </w:pPr>
    <w:rPr>
      <w:color w:val="453F43" w:themeColor="background2"/>
      <w:sz w:val="20"/>
      <w:szCs w:val="20"/>
    </w:rPr>
  </w:style>
  <w:style w:type="character" w:customStyle="1" w:styleId="ListParagraphChar">
    <w:name w:val="List Paragraph Char"/>
    <w:aliases w:val="Dot pt Char,No Spacing1 Char,List Paragraph Char Char Char Char,Indicator Text Char,List Paragraph1 Char,Numbered Para 1 Char,List Paragraph12 Char,Bullet Points Char,MAIN CONTENT Char,Bullet 1 Char,Colorful List - Accent 11 Char"/>
    <w:basedOn w:val="DefaultParagraphFont"/>
    <w:link w:val="ListParagraph"/>
    <w:uiPriority w:val="34"/>
    <w:qFormat/>
    <w:rsid w:val="00DE2381"/>
    <w:rPr>
      <w:color w:val="453F43" w:themeColor="background2"/>
      <w:sz w:val="20"/>
      <w:szCs w:val="20"/>
    </w:rPr>
  </w:style>
  <w:style w:type="character" w:customStyle="1" w:styleId="Link">
    <w:name w:val="Link"/>
    <w:basedOn w:val="DefaultParagraphFont"/>
    <w:autoRedefine/>
    <w:uiPriority w:val="1"/>
    <w:qFormat/>
    <w:rsid w:val="00096F96"/>
    <w:rPr>
      <w:rFonts w:asciiTheme="minorHAnsi" w:hAnsiTheme="minorHAnsi"/>
      <w:b w:val="0"/>
      <w:bCs w:val="0"/>
      <w:i w:val="0"/>
      <w:iCs w:val="0"/>
      <w:color w:val="453F43" w:themeColor="background2"/>
      <w:sz w:val="20"/>
      <w:szCs w:val="20"/>
      <w:u w:val="single"/>
    </w:rPr>
  </w:style>
  <w:style w:type="paragraph" w:customStyle="1" w:styleId="Source">
    <w:name w:val="Source"/>
    <w:qFormat/>
    <w:rsid w:val="006275CA"/>
    <w:pPr>
      <w:pBdr>
        <w:bottom w:val="single" w:sz="8" w:space="10" w:color="E8443A" w:themeColor="text2"/>
      </w:pBdr>
      <w:spacing w:before="120" w:after="120" w:line="220" w:lineRule="exact"/>
    </w:pPr>
    <w:rPr>
      <w:color w:val="453F43" w:themeColor="background2"/>
      <w:sz w:val="16"/>
      <w:szCs w:val="16"/>
    </w:rPr>
  </w:style>
  <w:style w:type="paragraph" w:customStyle="1" w:styleId="BoxStyle">
    <w:name w:val="Box Style"/>
    <w:basedOn w:val="Quotetext"/>
    <w:qFormat/>
    <w:rsid w:val="00CE383C"/>
    <w:pPr>
      <w:pBdr>
        <w:top w:val="none" w:sz="0" w:space="0" w:color="auto"/>
      </w:pBdr>
      <w:spacing w:line="300" w:lineRule="exact"/>
    </w:pPr>
    <w:rPr>
      <w:b w:val="0"/>
      <w:color w:val="453F43" w:themeColor="background2"/>
      <w:sz w:val="20"/>
    </w:rPr>
  </w:style>
  <w:style w:type="paragraph" w:customStyle="1" w:styleId="Boxtitle">
    <w:name w:val="Box title"/>
    <w:basedOn w:val="FigureTitle"/>
    <w:qFormat/>
    <w:rsid w:val="00F72022"/>
    <w:pPr>
      <w:ind w:left="567"/>
    </w:pPr>
    <w:rPr>
      <w:bCs/>
      <w:sz w:val="24"/>
      <w:szCs w:val="24"/>
    </w:rPr>
  </w:style>
  <w:style w:type="character" w:styleId="EndnoteReference">
    <w:name w:val="endnote reference"/>
    <w:uiPriority w:val="99"/>
    <w:qFormat/>
    <w:rsid w:val="008B5908"/>
    <w:rPr>
      <w:rFonts w:asciiTheme="minorHAnsi" w:hAnsiTheme="minorHAnsi"/>
      <w:color w:val="auto"/>
      <w:sz w:val="20"/>
      <w:vertAlign w:val="superscript"/>
    </w:rPr>
  </w:style>
  <w:style w:type="paragraph" w:styleId="EndnoteText">
    <w:name w:val="endnote text"/>
    <w:basedOn w:val="Normal"/>
    <w:link w:val="EndnoteTextChar"/>
    <w:uiPriority w:val="99"/>
    <w:qFormat/>
    <w:rsid w:val="00DE25EA"/>
    <w:pPr>
      <w:keepLines/>
      <w:spacing w:before="0" w:line="276" w:lineRule="auto"/>
    </w:pPr>
    <w:rPr>
      <w:rFonts w:eastAsia="Arial" w:cs="Times New Roman"/>
      <w:sz w:val="16"/>
      <w:szCs w:val="20"/>
      <w:lang w:eastAsia="en-GB"/>
    </w:rPr>
  </w:style>
  <w:style w:type="character" w:customStyle="1" w:styleId="EndnoteTextChar">
    <w:name w:val="Endnote Text Char"/>
    <w:basedOn w:val="DefaultParagraphFont"/>
    <w:link w:val="EndnoteText"/>
    <w:uiPriority w:val="99"/>
    <w:rsid w:val="00DE25EA"/>
    <w:rPr>
      <w:rFonts w:eastAsia="Arial" w:cs="Times New Roman"/>
      <w:color w:val="453F43" w:themeColor="background2"/>
      <w:sz w:val="16"/>
      <w:szCs w:val="20"/>
      <w:lang w:eastAsia="en-GB"/>
    </w:rPr>
  </w:style>
  <w:style w:type="paragraph" w:customStyle="1" w:styleId="Tabletitle">
    <w:name w:val="Table title"/>
    <w:basedOn w:val="FigureTitle"/>
    <w:qFormat/>
    <w:rsid w:val="00416912"/>
    <w:pPr>
      <w:spacing w:line="340" w:lineRule="exact"/>
    </w:pPr>
    <w:rPr>
      <w:bCs/>
      <w:lang w:eastAsia="en-GB"/>
    </w:rPr>
  </w:style>
  <w:style w:type="paragraph" w:customStyle="1" w:styleId="ListParagraphnumbers">
    <w:name w:val="List Paragraph (numbers)"/>
    <w:basedOn w:val="ListParagraph"/>
    <w:link w:val="ListParagraphnumbersChar"/>
    <w:qFormat/>
    <w:rsid w:val="00237CFC"/>
    <w:pPr>
      <w:numPr>
        <w:numId w:val="2"/>
      </w:numPr>
    </w:pPr>
  </w:style>
  <w:style w:type="character" w:customStyle="1" w:styleId="ListParagraphnumbersChar">
    <w:name w:val="List Paragraph (numbers) Char"/>
    <w:basedOn w:val="ListParagraphChar"/>
    <w:link w:val="ListParagraphnumbers"/>
    <w:rsid w:val="00237CFC"/>
    <w:rPr>
      <w:color w:val="453F43" w:themeColor="background2"/>
      <w:sz w:val="20"/>
      <w:szCs w:val="20"/>
    </w:rPr>
  </w:style>
  <w:style w:type="paragraph" w:customStyle="1" w:styleId="TableHead">
    <w:name w:val="Table Head"/>
    <w:qFormat/>
    <w:rsid w:val="0055688C"/>
    <w:pPr>
      <w:spacing w:before="120" w:after="40" w:line="260" w:lineRule="exact"/>
    </w:pPr>
    <w:rPr>
      <w:rFonts w:ascii="Arial" w:eastAsia="Arial" w:hAnsi="Arial"/>
      <w:bCs/>
      <w:color w:val="FFFFFF" w:themeColor="background1"/>
      <w:sz w:val="20"/>
      <w:szCs w:val="20"/>
      <w:lang w:eastAsia="en-GB"/>
    </w:rPr>
  </w:style>
  <w:style w:type="paragraph" w:customStyle="1" w:styleId="Tabletext">
    <w:name w:val="Table text"/>
    <w:qFormat/>
    <w:rsid w:val="007A7361"/>
    <w:pPr>
      <w:spacing w:line="260" w:lineRule="exact"/>
    </w:pPr>
    <w:rPr>
      <w:color w:val="453F43" w:themeColor="background2"/>
      <w:sz w:val="18"/>
      <w:szCs w:val="22"/>
    </w:rPr>
  </w:style>
  <w:style w:type="table" w:customStyle="1" w:styleId="DItable">
    <w:name w:val="DI table"/>
    <w:basedOn w:val="TableNormal"/>
    <w:uiPriority w:val="99"/>
    <w:qFormat/>
    <w:rsid w:val="00DD567C"/>
    <w:pPr>
      <w:spacing w:before="120" w:after="120"/>
    </w:pPr>
    <w:rPr>
      <w:rFonts w:eastAsia="Arial"/>
      <w:color w:val="453F43" w:themeColor="background2"/>
      <w:sz w:val="18"/>
      <w:szCs w:val="22"/>
      <w:lang w:eastAsia="en-GB"/>
    </w:rPr>
    <w:tblPr>
      <w:tblBorders>
        <w:bottom w:val="single" w:sz="8" w:space="0" w:color="E8443A" w:themeColor="text2"/>
        <w:insideH w:val="single" w:sz="8" w:space="0" w:color="E8443A" w:themeColor="text2"/>
      </w:tblBorders>
    </w:tblPr>
    <w:tcPr>
      <w:shd w:val="clear" w:color="auto" w:fill="auto"/>
    </w:tcPr>
    <w:tblStylePr w:type="firstRow">
      <w:pPr>
        <w:wordWrap/>
        <w:spacing w:beforeLines="0" w:beforeAutospacing="0" w:afterLines="0" w:afterAutospacing="0" w:line="240" w:lineRule="auto"/>
      </w:pPr>
      <w:rPr>
        <w:rFonts w:ascii="Arial" w:hAnsi="Arial"/>
        <w:b/>
        <w:color w:val="FFFFFF" w:themeColor="background1"/>
        <w:sz w:val="20"/>
      </w:rPr>
      <w:tblPr/>
      <w:tcPr>
        <w:shd w:val="clear" w:color="auto" w:fill="BD2729" w:themeFill="accent4"/>
      </w:tcPr>
    </w:tblStylePr>
    <w:tblStylePr w:type="lastRow">
      <w:rPr>
        <w:rFonts w:asciiTheme="minorHAnsi" w:hAnsiTheme="minorHAnsi"/>
        <w:color w:val="453F43" w:themeColor="background2"/>
        <w:sz w:val="18"/>
      </w:rPr>
      <w:tblPr/>
      <w:tcPr>
        <w:tcBorders>
          <w:insideH w:val="nil"/>
        </w:tcBorders>
        <w:shd w:val="clear" w:color="auto" w:fill="FFFFFF" w:themeFill="background1"/>
      </w:tcPr>
    </w:tblStylePr>
    <w:tblStylePr w:type="firstCol">
      <w:rPr>
        <w:b w:val="0"/>
      </w:rPr>
    </w:tblStylePr>
  </w:style>
  <w:style w:type="paragraph" w:styleId="Caption">
    <w:name w:val="caption"/>
    <w:basedOn w:val="Normal"/>
    <w:next w:val="Normal"/>
    <w:uiPriority w:val="35"/>
    <w:semiHidden/>
    <w:unhideWhenUsed/>
    <w:qFormat/>
    <w:rsid w:val="007B3415"/>
    <w:pPr>
      <w:spacing w:before="0" w:after="200" w:line="240" w:lineRule="auto"/>
    </w:pPr>
    <w:rPr>
      <w:b/>
      <w:bCs/>
      <w:color w:val="E8443A" w:themeColor="accent1"/>
      <w:sz w:val="18"/>
      <w:szCs w:val="18"/>
    </w:rPr>
  </w:style>
  <w:style w:type="paragraph" w:styleId="BalloonText">
    <w:name w:val="Balloon Text"/>
    <w:basedOn w:val="Normal"/>
    <w:link w:val="BalloonTextChar"/>
    <w:uiPriority w:val="99"/>
    <w:semiHidden/>
    <w:unhideWhenUsed/>
    <w:rsid w:val="00CD2DCC"/>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2DCC"/>
    <w:rPr>
      <w:rFonts w:ascii="Lucida Grande" w:hAnsi="Lucida Grande" w:cs="Lucida Grande"/>
      <w:color w:val="453F43" w:themeColor="background2"/>
      <w:sz w:val="18"/>
      <w:szCs w:val="18"/>
    </w:rPr>
  </w:style>
  <w:style w:type="paragraph" w:customStyle="1" w:styleId="ReportTitle">
    <w:name w:val="Report Title"/>
    <w:basedOn w:val="Heading1"/>
    <w:qFormat/>
    <w:rsid w:val="00C52E8D"/>
    <w:pPr>
      <w:spacing w:after="300" w:line="800" w:lineRule="exact"/>
    </w:pPr>
    <w:rPr>
      <w:color w:val="FFFFFF" w:themeColor="background1"/>
      <w:sz w:val="80"/>
    </w:rPr>
  </w:style>
  <w:style w:type="paragraph" w:customStyle="1" w:styleId="Dateofpublication">
    <w:name w:val="Date of publication"/>
    <w:qFormat/>
    <w:rsid w:val="00DC52D0"/>
    <w:pPr>
      <w:spacing w:after="240"/>
    </w:pPr>
    <w:rPr>
      <w:rFonts w:eastAsiaTheme="majorEastAsia" w:cstheme="majorBidi"/>
      <w:bCs/>
      <w:color w:val="FFFFFF" w:themeColor="background1"/>
      <w:szCs w:val="32"/>
    </w:rPr>
  </w:style>
  <w:style w:type="paragraph" w:customStyle="1" w:styleId="Reportsubtitle">
    <w:name w:val="Report subtitle"/>
    <w:basedOn w:val="ReportTitle"/>
    <w:qFormat/>
    <w:rsid w:val="00C52E8D"/>
    <w:pPr>
      <w:spacing w:line="240" w:lineRule="auto"/>
    </w:pPr>
    <w:rPr>
      <w:b w:val="0"/>
      <w:sz w:val="32"/>
    </w:rPr>
  </w:style>
  <w:style w:type="paragraph" w:customStyle="1" w:styleId="Tablesubhead">
    <w:name w:val="Table subhead"/>
    <w:basedOn w:val="Tabletext"/>
    <w:qFormat/>
    <w:rsid w:val="00DD567C"/>
    <w:pPr>
      <w:spacing w:before="120" w:after="120"/>
    </w:pPr>
    <w:rPr>
      <w:rFonts w:eastAsia="Arial"/>
      <w:b/>
      <w:color w:val="BD2729" w:themeColor="accent4"/>
      <w:sz w:val="20"/>
      <w:lang w:eastAsia="en-GB"/>
    </w:rPr>
  </w:style>
  <w:style w:type="paragraph" w:customStyle="1" w:styleId="Tabletextwithbullets">
    <w:name w:val="Table text with bullets"/>
    <w:basedOn w:val="Tabletext"/>
    <w:qFormat/>
    <w:rsid w:val="003B20ED"/>
    <w:pPr>
      <w:numPr>
        <w:numId w:val="3"/>
      </w:numPr>
    </w:pPr>
    <w:rPr>
      <w:szCs w:val="18"/>
    </w:rPr>
  </w:style>
  <w:style w:type="paragraph" w:customStyle="1" w:styleId="Tablesource">
    <w:name w:val="Table source"/>
    <w:basedOn w:val="Tabletext"/>
    <w:qFormat/>
    <w:rsid w:val="004B38A5"/>
    <w:rPr>
      <w:color w:val="92888F" w:themeColor="background2" w:themeTint="99"/>
      <w:sz w:val="16"/>
    </w:rPr>
  </w:style>
  <w:style w:type="paragraph" w:styleId="TOCHeading">
    <w:name w:val="TOC Heading"/>
    <w:basedOn w:val="Heading1"/>
    <w:next w:val="Normal"/>
    <w:uiPriority w:val="39"/>
    <w:unhideWhenUsed/>
    <w:qFormat/>
    <w:rsid w:val="00AB78EB"/>
    <w:pPr>
      <w:outlineLvl w:val="9"/>
    </w:pPr>
    <w:rPr>
      <w:szCs w:val="60"/>
    </w:rPr>
  </w:style>
  <w:style w:type="paragraph" w:styleId="TOC1">
    <w:name w:val="toc 1"/>
    <w:basedOn w:val="Normal"/>
    <w:next w:val="Normal"/>
    <w:uiPriority w:val="39"/>
    <w:unhideWhenUsed/>
    <w:qFormat/>
    <w:rsid w:val="00956B81"/>
    <w:pPr>
      <w:tabs>
        <w:tab w:val="right" w:leader="dot" w:pos="7694"/>
      </w:tabs>
      <w:spacing w:after="100"/>
    </w:pPr>
    <w:rPr>
      <w:noProof/>
      <w:color w:val="E8443A" w:themeColor="text2"/>
      <w:szCs w:val="20"/>
    </w:rPr>
  </w:style>
  <w:style w:type="paragraph" w:styleId="TOC2">
    <w:name w:val="toc 2"/>
    <w:basedOn w:val="Normal"/>
    <w:next w:val="Normal"/>
    <w:uiPriority w:val="39"/>
    <w:unhideWhenUsed/>
    <w:qFormat/>
    <w:rsid w:val="006E79BF"/>
    <w:pPr>
      <w:tabs>
        <w:tab w:val="right" w:leader="dot" w:pos="7694"/>
      </w:tabs>
      <w:spacing w:before="150" w:after="100"/>
      <w:ind w:left="340"/>
    </w:pPr>
  </w:style>
  <w:style w:type="table" w:styleId="TableGrid">
    <w:name w:val="Table Grid"/>
    <w:aliases w:val="Acronym list"/>
    <w:basedOn w:val="TableNormal"/>
    <w:uiPriority w:val="59"/>
    <w:rsid w:val="00CE0E21"/>
    <w:pPr>
      <w:tabs>
        <w:tab w:val="left" w:pos="851"/>
      </w:tabs>
    </w:pPr>
    <w:rPr>
      <w:color w:val="6B656A" w:themeColor="accent6"/>
      <w:sz w:val="18"/>
    </w:rPr>
    <w:tblPr/>
    <w:tblStylePr w:type="firstCol">
      <w:pPr>
        <w:jc w:val="left"/>
      </w:pPr>
      <w:rPr>
        <w:rFonts w:asciiTheme="minorHAnsi" w:hAnsiTheme="minorHAnsi"/>
        <w:b/>
        <w:sz w:val="18"/>
      </w:rPr>
      <w:tblPr/>
      <w:tcPr>
        <w:tcBorders>
          <w:top w:val="nil"/>
          <w:left w:val="nil"/>
          <w:bottom w:val="nil"/>
          <w:right w:val="nil"/>
          <w:insideH w:val="nil"/>
          <w:insideV w:val="nil"/>
          <w:tl2br w:val="nil"/>
          <w:tr2bl w:val="nil"/>
        </w:tcBorders>
      </w:tcPr>
    </w:tblStylePr>
  </w:style>
  <w:style w:type="paragraph" w:customStyle="1" w:styleId="Endnotesheading">
    <w:name w:val="Endnotes heading"/>
    <w:basedOn w:val="Heading1"/>
    <w:link w:val="EndnotesheadingChar"/>
    <w:qFormat/>
    <w:rsid w:val="006118AD"/>
    <w:pPr>
      <w:spacing w:after="600"/>
    </w:pPr>
  </w:style>
  <w:style w:type="character" w:customStyle="1" w:styleId="EndnotesheadingChar">
    <w:name w:val="Endnotes heading Char"/>
    <w:basedOn w:val="Heading1Char"/>
    <w:link w:val="Endnotesheading"/>
    <w:rsid w:val="006118AD"/>
    <w:rPr>
      <w:rFonts w:asciiTheme="majorHAnsi" w:eastAsiaTheme="majorEastAsia" w:hAnsiTheme="majorHAnsi" w:cstheme="majorBidi"/>
      <w:b/>
      <w:bCs/>
      <w:color w:val="E8443A" w:themeColor="text2"/>
      <w:sz w:val="60"/>
      <w:szCs w:val="32"/>
    </w:rPr>
  </w:style>
  <w:style w:type="character" w:customStyle="1" w:styleId="Heading5Char">
    <w:name w:val="Heading 5 Char"/>
    <w:basedOn w:val="DefaultParagraphFont"/>
    <w:link w:val="Heading5"/>
    <w:uiPriority w:val="9"/>
    <w:semiHidden/>
    <w:rsid w:val="00EB2383"/>
    <w:rPr>
      <w:rFonts w:asciiTheme="majorHAnsi" w:eastAsiaTheme="majorEastAsia" w:hAnsiTheme="majorHAnsi" w:cstheme="majorBidi"/>
      <w:color w:val="E8443A" w:themeColor="text2"/>
      <w:sz w:val="20"/>
    </w:rPr>
  </w:style>
  <w:style w:type="paragraph" w:styleId="TOC3">
    <w:name w:val="toc 3"/>
    <w:basedOn w:val="TOC2"/>
    <w:uiPriority w:val="39"/>
    <w:unhideWhenUsed/>
    <w:rsid w:val="009172A1"/>
  </w:style>
  <w:style w:type="paragraph" w:customStyle="1" w:styleId="Acronymtext">
    <w:name w:val="Acronym text"/>
    <w:basedOn w:val="Normal"/>
    <w:qFormat/>
    <w:rsid w:val="00A30173"/>
    <w:pPr>
      <w:tabs>
        <w:tab w:val="left" w:pos="851"/>
      </w:tabs>
      <w:spacing w:before="0"/>
      <w:contextualSpacing/>
    </w:pPr>
    <w:rPr>
      <w:sz w:val="18"/>
    </w:rPr>
  </w:style>
  <w:style w:type="character" w:styleId="Hyperlink">
    <w:name w:val="Hyperlink"/>
    <w:basedOn w:val="DefaultParagraphFont"/>
    <w:uiPriority w:val="99"/>
    <w:unhideWhenUsed/>
    <w:qFormat/>
    <w:rsid w:val="00AC14BE"/>
    <w:rPr>
      <w:color w:val="E8443A" w:themeColor="hyperlink"/>
      <w:u w:val="single"/>
    </w:rPr>
  </w:style>
  <w:style w:type="paragraph" w:customStyle="1" w:styleId="Backpagetext">
    <w:name w:val="Back page text"/>
    <w:basedOn w:val="Normal"/>
    <w:qFormat/>
    <w:rsid w:val="00C90F55"/>
    <w:pPr>
      <w:keepLines/>
      <w:spacing w:before="0" w:after="300" w:line="240" w:lineRule="exact"/>
    </w:pPr>
    <w:rPr>
      <w:sz w:val="16"/>
      <w:szCs w:val="18"/>
    </w:rPr>
  </w:style>
  <w:style w:type="paragraph" w:customStyle="1" w:styleId="Boxsubtitle">
    <w:name w:val="Box subtitle"/>
    <w:basedOn w:val="Boxtitle"/>
    <w:qFormat/>
    <w:rsid w:val="00CD2A8C"/>
    <w:pPr>
      <w:spacing w:before="0"/>
    </w:pPr>
    <w:rPr>
      <w:b w:val="0"/>
    </w:rPr>
  </w:style>
  <w:style w:type="paragraph" w:styleId="TOC4">
    <w:name w:val="toc 4"/>
    <w:basedOn w:val="Normal"/>
    <w:next w:val="Normal"/>
    <w:autoRedefine/>
    <w:uiPriority w:val="39"/>
    <w:unhideWhenUsed/>
    <w:rsid w:val="005417F5"/>
    <w:pPr>
      <w:ind w:left="600"/>
    </w:pPr>
  </w:style>
  <w:style w:type="paragraph" w:styleId="TOC5">
    <w:name w:val="toc 5"/>
    <w:basedOn w:val="Normal"/>
    <w:next w:val="Normal"/>
    <w:autoRedefine/>
    <w:uiPriority w:val="39"/>
    <w:unhideWhenUsed/>
    <w:rsid w:val="005417F5"/>
    <w:pPr>
      <w:ind w:left="800"/>
    </w:pPr>
  </w:style>
  <w:style w:type="paragraph" w:styleId="TOC6">
    <w:name w:val="toc 6"/>
    <w:basedOn w:val="Normal"/>
    <w:next w:val="Normal"/>
    <w:autoRedefine/>
    <w:uiPriority w:val="39"/>
    <w:unhideWhenUsed/>
    <w:rsid w:val="005417F5"/>
    <w:pPr>
      <w:ind w:left="1000"/>
    </w:pPr>
  </w:style>
  <w:style w:type="paragraph" w:styleId="TOC7">
    <w:name w:val="toc 7"/>
    <w:basedOn w:val="Normal"/>
    <w:next w:val="Normal"/>
    <w:autoRedefine/>
    <w:uiPriority w:val="39"/>
    <w:unhideWhenUsed/>
    <w:rsid w:val="005417F5"/>
    <w:pPr>
      <w:ind w:left="1200"/>
    </w:pPr>
  </w:style>
  <w:style w:type="paragraph" w:styleId="TOC8">
    <w:name w:val="toc 8"/>
    <w:basedOn w:val="Normal"/>
    <w:next w:val="Normal"/>
    <w:autoRedefine/>
    <w:uiPriority w:val="39"/>
    <w:unhideWhenUsed/>
    <w:rsid w:val="005417F5"/>
    <w:pPr>
      <w:ind w:left="1400"/>
    </w:pPr>
  </w:style>
  <w:style w:type="paragraph" w:styleId="TOC9">
    <w:name w:val="toc 9"/>
    <w:basedOn w:val="Normal"/>
    <w:next w:val="Normal"/>
    <w:autoRedefine/>
    <w:uiPriority w:val="39"/>
    <w:unhideWhenUsed/>
    <w:rsid w:val="005417F5"/>
    <w:pPr>
      <w:ind w:left="1600"/>
    </w:pPr>
  </w:style>
  <w:style w:type="paragraph" w:styleId="NormalWeb">
    <w:name w:val="Normal (Web)"/>
    <w:basedOn w:val="Normal"/>
    <w:uiPriority w:val="99"/>
    <w:semiHidden/>
    <w:unhideWhenUsed/>
    <w:rsid w:val="0028521F"/>
    <w:pPr>
      <w:spacing w:before="100" w:beforeAutospacing="1" w:after="100" w:afterAutospacing="1" w:line="240" w:lineRule="auto"/>
    </w:pPr>
    <w:rPr>
      <w:rFonts w:ascii="Times" w:hAnsi="Times" w:cs="Times New Roman"/>
      <w:color w:val="auto"/>
      <w:szCs w:val="20"/>
    </w:rPr>
  </w:style>
  <w:style w:type="paragraph" w:customStyle="1" w:styleId="Heading1subtitle">
    <w:name w:val="Heading 1 (subtitle)"/>
    <w:basedOn w:val="Heading1withsubtitle"/>
    <w:link w:val="Heading1subtitleChar"/>
    <w:qFormat/>
    <w:rsid w:val="0090479C"/>
    <w:pPr>
      <w:pageBreakBefore w:val="0"/>
      <w:spacing w:after="1200" w:line="510" w:lineRule="exact"/>
    </w:pPr>
    <w:rPr>
      <w:b w:val="0"/>
      <w:sz w:val="40"/>
    </w:rPr>
  </w:style>
  <w:style w:type="character" w:customStyle="1" w:styleId="Heading1subtitleChar">
    <w:name w:val="Heading 1 (subtitle) Char"/>
    <w:basedOn w:val="Heading1withsubtitleChar"/>
    <w:link w:val="Heading1subtitle"/>
    <w:rsid w:val="0090479C"/>
    <w:rPr>
      <w:rFonts w:asciiTheme="majorHAnsi" w:eastAsiaTheme="majorEastAsia" w:hAnsiTheme="majorHAnsi" w:cstheme="majorBidi"/>
      <w:b w:val="0"/>
      <w:color w:val="E8443A" w:themeColor="text2"/>
      <w:sz w:val="40"/>
      <w:szCs w:val="32"/>
    </w:rPr>
  </w:style>
  <w:style w:type="paragraph" w:customStyle="1" w:styleId="Heading1withsubhead">
    <w:name w:val="Heading 1 (with subhead)"/>
    <w:basedOn w:val="Heading1"/>
    <w:next w:val="Heading1Subhead"/>
    <w:link w:val="Heading1withsubheadChar"/>
    <w:autoRedefine/>
    <w:qFormat/>
    <w:rsid w:val="006275CA"/>
    <w:pPr>
      <w:pageBreakBefore w:val="0"/>
      <w:spacing w:after="200"/>
    </w:pPr>
    <w:rPr>
      <w:bCs w:val="0"/>
    </w:rPr>
  </w:style>
  <w:style w:type="character" w:customStyle="1" w:styleId="Heading1withsubheadChar">
    <w:name w:val="Heading 1 (with subhead) Char"/>
    <w:basedOn w:val="DefaultParagraphFont"/>
    <w:link w:val="Heading1withsubhead"/>
    <w:rsid w:val="006275CA"/>
    <w:rPr>
      <w:rFonts w:asciiTheme="majorHAnsi" w:eastAsiaTheme="majorEastAsia" w:hAnsiTheme="majorHAnsi" w:cstheme="majorBidi"/>
      <w:b/>
      <w:color w:val="E8443A" w:themeColor="text2"/>
      <w:sz w:val="60"/>
      <w:szCs w:val="32"/>
    </w:rPr>
  </w:style>
  <w:style w:type="paragraph" w:customStyle="1" w:styleId="Heading1Subhead">
    <w:name w:val="Heading 1 (Subhead)"/>
    <w:next w:val="Normal"/>
    <w:autoRedefine/>
    <w:qFormat/>
    <w:rsid w:val="006275CA"/>
    <w:pPr>
      <w:spacing w:after="1200" w:line="510" w:lineRule="exact"/>
    </w:pPr>
    <w:rPr>
      <w:rFonts w:asciiTheme="majorHAnsi" w:eastAsiaTheme="majorEastAsia" w:hAnsiTheme="majorHAnsi" w:cstheme="majorBidi"/>
      <w:bCs/>
      <w:color w:val="E8443A" w:themeColor="text2"/>
      <w:sz w:val="40"/>
      <w:szCs w:val="26"/>
    </w:rPr>
  </w:style>
  <w:style w:type="character" w:customStyle="1" w:styleId="FigureTitleChar">
    <w:name w:val="Figure Title Char"/>
    <w:basedOn w:val="DefaultParagraphFont"/>
    <w:link w:val="FigureTitle"/>
    <w:rsid w:val="00AD62A4"/>
    <w:rPr>
      <w:b/>
      <w:color w:val="E8443A" w:themeColor="text2"/>
      <w:sz w:val="20"/>
      <w:szCs w:val="20"/>
    </w:rPr>
  </w:style>
  <w:style w:type="character" w:styleId="UnresolvedMention">
    <w:name w:val="Unresolved Mention"/>
    <w:basedOn w:val="DefaultParagraphFont"/>
    <w:uiPriority w:val="99"/>
    <w:semiHidden/>
    <w:unhideWhenUsed/>
    <w:rsid w:val="00CB0D38"/>
    <w:rPr>
      <w:color w:val="605E5C"/>
      <w:shd w:val="clear" w:color="auto" w:fill="E1DFDD"/>
    </w:rPr>
  </w:style>
  <w:style w:type="paragraph" w:styleId="FootnoteText">
    <w:name w:val="footnote text"/>
    <w:basedOn w:val="Normal"/>
    <w:link w:val="FootnoteTextChar"/>
    <w:unhideWhenUsed/>
    <w:qFormat/>
    <w:rsid w:val="00CB0D38"/>
    <w:pPr>
      <w:spacing w:before="0" w:line="240" w:lineRule="auto"/>
    </w:pPr>
    <w:rPr>
      <w:szCs w:val="20"/>
    </w:rPr>
  </w:style>
  <w:style w:type="character" w:customStyle="1" w:styleId="FootnoteTextChar">
    <w:name w:val="Footnote Text Char"/>
    <w:basedOn w:val="DefaultParagraphFont"/>
    <w:link w:val="FootnoteText"/>
    <w:rsid w:val="00CB0D38"/>
    <w:rPr>
      <w:color w:val="453F43" w:themeColor="background2"/>
      <w:sz w:val="20"/>
      <w:szCs w:val="20"/>
    </w:rPr>
  </w:style>
  <w:style w:type="character" w:styleId="FootnoteReference">
    <w:name w:val="footnote reference"/>
    <w:basedOn w:val="DefaultParagraphFont"/>
    <w:unhideWhenUsed/>
    <w:qFormat/>
    <w:rsid w:val="00CB0D38"/>
    <w:rPr>
      <w:vertAlign w:val="superscript"/>
    </w:rPr>
  </w:style>
  <w:style w:type="character" w:customStyle="1" w:styleId="EndnoteReference1">
    <w:name w:val="Endnote Reference1"/>
    <w:uiPriority w:val="99"/>
    <w:qFormat/>
    <w:rsid w:val="006A0697"/>
    <w:rPr>
      <w:rFonts w:ascii="Arial" w:hAnsi="Arial" w:cs="Arial" w:hint="default"/>
      <w:color w:val="auto"/>
      <w:sz w:val="20"/>
      <w:vertAlign w:val="superscript"/>
    </w:rPr>
  </w:style>
  <w:style w:type="character" w:customStyle="1" w:styleId="Hyperlink1">
    <w:name w:val="Hyperlink1"/>
    <w:basedOn w:val="DefaultParagraphFont"/>
    <w:uiPriority w:val="99"/>
    <w:rsid w:val="006A0697"/>
    <w:rPr>
      <w:color w:val="E8443A"/>
      <w:u w:val="single"/>
    </w:rPr>
  </w:style>
  <w:style w:type="character" w:styleId="CommentReference">
    <w:name w:val="annotation reference"/>
    <w:basedOn w:val="DefaultParagraphFont"/>
    <w:uiPriority w:val="99"/>
    <w:semiHidden/>
    <w:unhideWhenUsed/>
    <w:rsid w:val="006123BB"/>
    <w:rPr>
      <w:sz w:val="16"/>
      <w:szCs w:val="16"/>
    </w:rPr>
  </w:style>
  <w:style w:type="paragraph" w:styleId="CommentText">
    <w:name w:val="annotation text"/>
    <w:basedOn w:val="Normal"/>
    <w:link w:val="CommentTextChar"/>
    <w:uiPriority w:val="99"/>
    <w:semiHidden/>
    <w:unhideWhenUsed/>
    <w:rsid w:val="006123BB"/>
    <w:pPr>
      <w:spacing w:line="240" w:lineRule="auto"/>
    </w:pPr>
    <w:rPr>
      <w:szCs w:val="20"/>
    </w:rPr>
  </w:style>
  <w:style w:type="character" w:customStyle="1" w:styleId="CommentTextChar">
    <w:name w:val="Comment Text Char"/>
    <w:basedOn w:val="DefaultParagraphFont"/>
    <w:link w:val="CommentText"/>
    <w:uiPriority w:val="99"/>
    <w:semiHidden/>
    <w:rsid w:val="006123BB"/>
    <w:rPr>
      <w:color w:val="453F43" w:themeColor="background2"/>
      <w:sz w:val="20"/>
      <w:szCs w:val="20"/>
    </w:rPr>
  </w:style>
  <w:style w:type="paragraph" w:styleId="CommentSubject">
    <w:name w:val="annotation subject"/>
    <w:basedOn w:val="CommentText"/>
    <w:next w:val="CommentText"/>
    <w:link w:val="CommentSubjectChar"/>
    <w:uiPriority w:val="99"/>
    <w:semiHidden/>
    <w:unhideWhenUsed/>
    <w:rsid w:val="006123BB"/>
    <w:rPr>
      <w:b/>
      <w:bCs/>
    </w:rPr>
  </w:style>
  <w:style w:type="character" w:customStyle="1" w:styleId="CommentSubjectChar">
    <w:name w:val="Comment Subject Char"/>
    <w:basedOn w:val="CommentTextChar"/>
    <w:link w:val="CommentSubject"/>
    <w:uiPriority w:val="99"/>
    <w:semiHidden/>
    <w:rsid w:val="006123BB"/>
    <w:rPr>
      <w:b/>
      <w:bCs/>
      <w:color w:val="453F43" w:themeColor="background2"/>
      <w:sz w:val="20"/>
      <w:szCs w:val="20"/>
    </w:rPr>
  </w:style>
  <w:style w:type="character" w:styleId="FollowedHyperlink">
    <w:name w:val="FollowedHyperlink"/>
    <w:basedOn w:val="DefaultParagraphFont"/>
    <w:uiPriority w:val="99"/>
    <w:semiHidden/>
    <w:unhideWhenUsed/>
    <w:rsid w:val="00F966A9"/>
    <w:rPr>
      <w:color w:val="6B656A" w:themeColor="followedHyperlink"/>
      <w:u w:val="single"/>
    </w:rPr>
  </w:style>
  <w:style w:type="character" w:styleId="Emphasis">
    <w:name w:val="Emphasis"/>
    <w:basedOn w:val="DefaultParagraphFont"/>
    <w:uiPriority w:val="20"/>
    <w:qFormat/>
    <w:rsid w:val="00F966A9"/>
    <w:rPr>
      <w:i/>
      <w:iCs/>
    </w:rPr>
  </w:style>
  <w:style w:type="paragraph" w:customStyle="1" w:styleId="Default">
    <w:name w:val="Default"/>
    <w:rsid w:val="00772BA7"/>
    <w:pPr>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297782">
      <w:bodyDiv w:val="1"/>
      <w:marLeft w:val="0"/>
      <w:marRight w:val="0"/>
      <w:marTop w:val="0"/>
      <w:marBottom w:val="0"/>
      <w:divBdr>
        <w:top w:val="none" w:sz="0" w:space="0" w:color="auto"/>
        <w:left w:val="none" w:sz="0" w:space="0" w:color="auto"/>
        <w:bottom w:val="none" w:sz="0" w:space="0" w:color="auto"/>
        <w:right w:val="none" w:sz="0" w:space="0" w:color="auto"/>
      </w:divBdr>
    </w:div>
    <w:div w:id="224534661">
      <w:bodyDiv w:val="1"/>
      <w:marLeft w:val="0"/>
      <w:marRight w:val="0"/>
      <w:marTop w:val="0"/>
      <w:marBottom w:val="0"/>
      <w:divBdr>
        <w:top w:val="none" w:sz="0" w:space="0" w:color="auto"/>
        <w:left w:val="none" w:sz="0" w:space="0" w:color="auto"/>
        <w:bottom w:val="none" w:sz="0" w:space="0" w:color="auto"/>
        <w:right w:val="none" w:sz="0" w:space="0" w:color="auto"/>
      </w:divBdr>
    </w:div>
    <w:div w:id="255674024">
      <w:bodyDiv w:val="1"/>
      <w:marLeft w:val="0"/>
      <w:marRight w:val="0"/>
      <w:marTop w:val="0"/>
      <w:marBottom w:val="0"/>
      <w:divBdr>
        <w:top w:val="none" w:sz="0" w:space="0" w:color="auto"/>
        <w:left w:val="none" w:sz="0" w:space="0" w:color="auto"/>
        <w:bottom w:val="none" w:sz="0" w:space="0" w:color="auto"/>
        <w:right w:val="none" w:sz="0" w:space="0" w:color="auto"/>
      </w:divBdr>
    </w:div>
    <w:div w:id="273176009">
      <w:bodyDiv w:val="1"/>
      <w:marLeft w:val="0"/>
      <w:marRight w:val="0"/>
      <w:marTop w:val="0"/>
      <w:marBottom w:val="0"/>
      <w:divBdr>
        <w:top w:val="none" w:sz="0" w:space="0" w:color="auto"/>
        <w:left w:val="none" w:sz="0" w:space="0" w:color="auto"/>
        <w:bottom w:val="none" w:sz="0" w:space="0" w:color="auto"/>
        <w:right w:val="none" w:sz="0" w:space="0" w:color="auto"/>
      </w:divBdr>
    </w:div>
    <w:div w:id="461847605">
      <w:bodyDiv w:val="1"/>
      <w:marLeft w:val="0"/>
      <w:marRight w:val="0"/>
      <w:marTop w:val="0"/>
      <w:marBottom w:val="0"/>
      <w:divBdr>
        <w:top w:val="none" w:sz="0" w:space="0" w:color="auto"/>
        <w:left w:val="none" w:sz="0" w:space="0" w:color="auto"/>
        <w:bottom w:val="none" w:sz="0" w:space="0" w:color="auto"/>
        <w:right w:val="none" w:sz="0" w:space="0" w:color="auto"/>
      </w:divBdr>
    </w:div>
    <w:div w:id="552616988">
      <w:bodyDiv w:val="1"/>
      <w:marLeft w:val="0"/>
      <w:marRight w:val="0"/>
      <w:marTop w:val="0"/>
      <w:marBottom w:val="0"/>
      <w:divBdr>
        <w:top w:val="none" w:sz="0" w:space="0" w:color="auto"/>
        <w:left w:val="none" w:sz="0" w:space="0" w:color="auto"/>
        <w:bottom w:val="none" w:sz="0" w:space="0" w:color="auto"/>
        <w:right w:val="none" w:sz="0" w:space="0" w:color="auto"/>
      </w:divBdr>
    </w:div>
    <w:div w:id="584919115">
      <w:bodyDiv w:val="1"/>
      <w:marLeft w:val="0"/>
      <w:marRight w:val="0"/>
      <w:marTop w:val="0"/>
      <w:marBottom w:val="0"/>
      <w:divBdr>
        <w:top w:val="none" w:sz="0" w:space="0" w:color="auto"/>
        <w:left w:val="none" w:sz="0" w:space="0" w:color="auto"/>
        <w:bottom w:val="none" w:sz="0" w:space="0" w:color="auto"/>
        <w:right w:val="none" w:sz="0" w:space="0" w:color="auto"/>
      </w:divBdr>
    </w:div>
    <w:div w:id="692149218">
      <w:bodyDiv w:val="1"/>
      <w:marLeft w:val="0"/>
      <w:marRight w:val="0"/>
      <w:marTop w:val="0"/>
      <w:marBottom w:val="0"/>
      <w:divBdr>
        <w:top w:val="none" w:sz="0" w:space="0" w:color="auto"/>
        <w:left w:val="none" w:sz="0" w:space="0" w:color="auto"/>
        <w:bottom w:val="none" w:sz="0" w:space="0" w:color="auto"/>
        <w:right w:val="none" w:sz="0" w:space="0" w:color="auto"/>
      </w:divBdr>
    </w:div>
    <w:div w:id="955018570">
      <w:bodyDiv w:val="1"/>
      <w:marLeft w:val="0"/>
      <w:marRight w:val="0"/>
      <w:marTop w:val="0"/>
      <w:marBottom w:val="0"/>
      <w:divBdr>
        <w:top w:val="none" w:sz="0" w:space="0" w:color="auto"/>
        <w:left w:val="none" w:sz="0" w:space="0" w:color="auto"/>
        <w:bottom w:val="none" w:sz="0" w:space="0" w:color="auto"/>
        <w:right w:val="none" w:sz="0" w:space="0" w:color="auto"/>
      </w:divBdr>
    </w:div>
    <w:div w:id="1029063185">
      <w:bodyDiv w:val="1"/>
      <w:marLeft w:val="0"/>
      <w:marRight w:val="0"/>
      <w:marTop w:val="0"/>
      <w:marBottom w:val="0"/>
      <w:divBdr>
        <w:top w:val="none" w:sz="0" w:space="0" w:color="auto"/>
        <w:left w:val="none" w:sz="0" w:space="0" w:color="auto"/>
        <w:bottom w:val="none" w:sz="0" w:space="0" w:color="auto"/>
        <w:right w:val="none" w:sz="0" w:space="0" w:color="auto"/>
      </w:divBdr>
    </w:div>
    <w:div w:id="1114209201">
      <w:bodyDiv w:val="1"/>
      <w:marLeft w:val="0"/>
      <w:marRight w:val="0"/>
      <w:marTop w:val="0"/>
      <w:marBottom w:val="0"/>
      <w:divBdr>
        <w:top w:val="none" w:sz="0" w:space="0" w:color="auto"/>
        <w:left w:val="none" w:sz="0" w:space="0" w:color="auto"/>
        <w:bottom w:val="none" w:sz="0" w:space="0" w:color="auto"/>
        <w:right w:val="none" w:sz="0" w:space="0" w:color="auto"/>
      </w:divBdr>
    </w:div>
    <w:div w:id="1239945473">
      <w:bodyDiv w:val="1"/>
      <w:marLeft w:val="0"/>
      <w:marRight w:val="0"/>
      <w:marTop w:val="0"/>
      <w:marBottom w:val="0"/>
      <w:divBdr>
        <w:top w:val="none" w:sz="0" w:space="0" w:color="auto"/>
        <w:left w:val="none" w:sz="0" w:space="0" w:color="auto"/>
        <w:bottom w:val="none" w:sz="0" w:space="0" w:color="auto"/>
        <w:right w:val="none" w:sz="0" w:space="0" w:color="auto"/>
      </w:divBdr>
    </w:div>
    <w:div w:id="1450124680">
      <w:bodyDiv w:val="1"/>
      <w:marLeft w:val="0"/>
      <w:marRight w:val="0"/>
      <w:marTop w:val="0"/>
      <w:marBottom w:val="0"/>
      <w:divBdr>
        <w:top w:val="none" w:sz="0" w:space="0" w:color="auto"/>
        <w:left w:val="none" w:sz="0" w:space="0" w:color="auto"/>
        <w:bottom w:val="none" w:sz="0" w:space="0" w:color="auto"/>
        <w:right w:val="none" w:sz="0" w:space="0" w:color="auto"/>
      </w:divBdr>
    </w:div>
    <w:div w:id="1547569323">
      <w:bodyDiv w:val="1"/>
      <w:marLeft w:val="0"/>
      <w:marRight w:val="0"/>
      <w:marTop w:val="0"/>
      <w:marBottom w:val="0"/>
      <w:divBdr>
        <w:top w:val="none" w:sz="0" w:space="0" w:color="auto"/>
        <w:left w:val="none" w:sz="0" w:space="0" w:color="auto"/>
        <w:bottom w:val="none" w:sz="0" w:space="0" w:color="auto"/>
        <w:right w:val="none" w:sz="0" w:space="0" w:color="auto"/>
      </w:divBdr>
    </w:div>
    <w:div w:id="1788236873">
      <w:bodyDiv w:val="1"/>
      <w:marLeft w:val="0"/>
      <w:marRight w:val="0"/>
      <w:marTop w:val="0"/>
      <w:marBottom w:val="0"/>
      <w:divBdr>
        <w:top w:val="none" w:sz="0" w:space="0" w:color="auto"/>
        <w:left w:val="none" w:sz="0" w:space="0" w:color="auto"/>
        <w:bottom w:val="none" w:sz="0" w:space="0" w:color="auto"/>
        <w:right w:val="none" w:sz="0" w:space="0" w:color="auto"/>
      </w:divBdr>
    </w:div>
    <w:div w:id="1824619342">
      <w:bodyDiv w:val="1"/>
      <w:marLeft w:val="0"/>
      <w:marRight w:val="0"/>
      <w:marTop w:val="0"/>
      <w:marBottom w:val="0"/>
      <w:divBdr>
        <w:top w:val="none" w:sz="0" w:space="0" w:color="auto"/>
        <w:left w:val="none" w:sz="0" w:space="0" w:color="auto"/>
        <w:bottom w:val="none" w:sz="0" w:space="0" w:color="auto"/>
        <w:right w:val="none" w:sz="0" w:space="0" w:color="auto"/>
      </w:divBdr>
    </w:div>
    <w:div w:id="1878663473">
      <w:bodyDiv w:val="1"/>
      <w:marLeft w:val="0"/>
      <w:marRight w:val="0"/>
      <w:marTop w:val="0"/>
      <w:marBottom w:val="0"/>
      <w:divBdr>
        <w:top w:val="none" w:sz="0" w:space="0" w:color="auto"/>
        <w:left w:val="none" w:sz="0" w:space="0" w:color="auto"/>
        <w:bottom w:val="none" w:sz="0" w:space="0" w:color="auto"/>
        <w:right w:val="none" w:sz="0" w:space="0" w:color="auto"/>
      </w:divBdr>
    </w:div>
    <w:div w:id="1962153913">
      <w:bodyDiv w:val="1"/>
      <w:marLeft w:val="0"/>
      <w:marRight w:val="0"/>
      <w:marTop w:val="0"/>
      <w:marBottom w:val="0"/>
      <w:divBdr>
        <w:top w:val="none" w:sz="0" w:space="0" w:color="auto"/>
        <w:left w:val="none" w:sz="0" w:space="0" w:color="auto"/>
        <w:bottom w:val="none" w:sz="0" w:space="0" w:color="auto"/>
        <w:right w:val="none" w:sz="0" w:space="0" w:color="auto"/>
      </w:divBdr>
    </w:div>
    <w:div w:id="1997880092">
      <w:bodyDiv w:val="1"/>
      <w:marLeft w:val="0"/>
      <w:marRight w:val="0"/>
      <w:marTop w:val="0"/>
      <w:marBottom w:val="0"/>
      <w:divBdr>
        <w:top w:val="none" w:sz="0" w:space="0" w:color="auto"/>
        <w:left w:val="none" w:sz="0" w:space="0" w:color="auto"/>
        <w:bottom w:val="none" w:sz="0" w:space="0" w:color="auto"/>
        <w:right w:val="none" w:sz="0" w:space="0" w:color="auto"/>
      </w:divBdr>
      <w:divsChild>
        <w:div w:id="947129067">
          <w:marLeft w:val="0"/>
          <w:marRight w:val="0"/>
          <w:marTop w:val="0"/>
          <w:marBottom w:val="0"/>
          <w:divBdr>
            <w:top w:val="single" w:sz="8" w:space="10" w:color="E8443A" w:themeColor="text2"/>
            <w:left w:val="none" w:sz="0" w:space="0" w:color="auto"/>
            <w:bottom w:val="none" w:sz="0" w:space="0" w:color="auto"/>
            <w:right w:val="none" w:sz="0" w:space="0" w:color="auto"/>
          </w:divBdr>
        </w:div>
      </w:divsChild>
    </w:div>
    <w:div w:id="2116552323">
      <w:bodyDiv w:val="1"/>
      <w:marLeft w:val="0"/>
      <w:marRight w:val="0"/>
      <w:marTop w:val="0"/>
      <w:marBottom w:val="0"/>
      <w:divBdr>
        <w:top w:val="none" w:sz="0" w:space="0" w:color="auto"/>
        <w:left w:val="none" w:sz="0" w:space="0" w:color="auto"/>
        <w:bottom w:val="none" w:sz="0" w:space="0" w:color="auto"/>
        <w:right w:val="none" w:sz="0" w:space="0" w:color="auto"/>
      </w:divBdr>
    </w:div>
    <w:div w:id="2117677691">
      <w:bodyDiv w:val="1"/>
      <w:marLeft w:val="0"/>
      <w:marRight w:val="0"/>
      <w:marTop w:val="0"/>
      <w:marBottom w:val="0"/>
      <w:divBdr>
        <w:top w:val="none" w:sz="0" w:space="0" w:color="auto"/>
        <w:left w:val="none" w:sz="0" w:space="0" w:color="auto"/>
        <w:bottom w:val="none" w:sz="0" w:space="0" w:color="auto"/>
        <w:right w:val="none" w:sz="0" w:space="0" w:color="auto"/>
      </w:divBdr>
    </w:div>
    <w:div w:id="2137327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3.xm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7.xml"/><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www.oecd.org/officialdocuments/publicdisplaydocumentpdf/?cote=DCD/DAC/STAT(2018)39/REV1&amp;docLanguage=En" TargetMode="External"/><Relationship Id="rId1" Type="http://schemas.openxmlformats.org/officeDocument/2006/relationships/hyperlink" Target="https://devinit.org/blog/how-well-aid-targeting-disabil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anb\AppData\Roaming\Microsoft\Templates\Blank%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isability_aid_analysis\Inclusive%20aid%20to%20support%20people%20with%20psycho-social%20disabiliti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isability_aid_analysis\Inclusive%20aid%20to%20support%20people%20with%20psycho-social%20disabiliti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isability_aid_analysis\output\Validity%20files\Inclusive%20aid%20to%20support%20people%20with%20psycho-social%20disabiliti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isability_aid_analysis\output\Validity%20files\Inclusive%20aid%20to%20support%20people%20with%20psycho-social%20disabiliti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git\disability_aid_analysis\output\Validity%20files\Inclusive%20aid%20to%20support%20people%20with%20psycho-social%20disabilitie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'Figure 1 - Overall'!$A$4</c:f>
              <c:strCache>
                <c:ptCount val="1"/>
                <c:pt idx="0">
                  <c:v>Kenya</c:v>
                </c:pt>
              </c:strCache>
            </c:strRef>
          </c:tx>
          <c:spPr>
            <a:ln w="28575" cap="rnd">
              <a:solidFill>
                <a:schemeClr val="accent2"/>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1 - Overall'!$B$3:$F$3</c:f>
              <c:numCache>
                <c:formatCode>General</c:formatCode>
                <c:ptCount val="5"/>
                <c:pt idx="0">
                  <c:v>2015</c:v>
                </c:pt>
                <c:pt idx="1">
                  <c:v>2016</c:v>
                </c:pt>
                <c:pt idx="2">
                  <c:v>2017</c:v>
                </c:pt>
                <c:pt idx="3">
                  <c:v>2018</c:v>
                </c:pt>
                <c:pt idx="4">
                  <c:v>2019</c:v>
                </c:pt>
              </c:numCache>
            </c:numRef>
          </c:cat>
          <c:val>
            <c:numRef>
              <c:f>'Figure 1 - Overall'!$B$4:$F$4</c:f>
              <c:numCache>
                <c:formatCode>General</c:formatCode>
                <c:ptCount val="5"/>
                <c:pt idx="0">
                  <c:v>2973.1853675806101</c:v>
                </c:pt>
                <c:pt idx="1">
                  <c:v>2781.1304765959198</c:v>
                </c:pt>
                <c:pt idx="2">
                  <c:v>3182.0292936013898</c:v>
                </c:pt>
                <c:pt idx="3">
                  <c:v>3140.8796546681101</c:v>
                </c:pt>
                <c:pt idx="4">
                  <c:v>3880.59398931635</c:v>
                </c:pt>
              </c:numCache>
            </c:numRef>
          </c:val>
          <c:smooth val="0"/>
          <c:extLst>
            <c:ext xmlns:c16="http://schemas.microsoft.com/office/drawing/2014/chart" uri="{C3380CC4-5D6E-409C-BE32-E72D297353CC}">
              <c16:uniqueId val="{00000000-5601-442A-91E0-D64BEE44502F}"/>
            </c:ext>
          </c:extLst>
        </c:ser>
        <c:ser>
          <c:idx val="2"/>
          <c:order val="1"/>
          <c:tx>
            <c:strRef>
              <c:f>'Figure 1 - Overall'!$A$5</c:f>
              <c:strCache>
                <c:ptCount val="1"/>
                <c:pt idx="0">
                  <c:v>Uganda</c:v>
                </c:pt>
              </c:strCache>
            </c:strRef>
          </c:tx>
          <c:spPr>
            <a:ln w="28575" cap="rnd">
              <a:solidFill>
                <a:schemeClr val="accent3"/>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1 - Overall'!$B$3:$F$3</c:f>
              <c:numCache>
                <c:formatCode>General</c:formatCode>
                <c:ptCount val="5"/>
                <c:pt idx="0">
                  <c:v>2015</c:v>
                </c:pt>
                <c:pt idx="1">
                  <c:v>2016</c:v>
                </c:pt>
                <c:pt idx="2">
                  <c:v>2017</c:v>
                </c:pt>
                <c:pt idx="3">
                  <c:v>2018</c:v>
                </c:pt>
                <c:pt idx="4">
                  <c:v>2019</c:v>
                </c:pt>
              </c:numCache>
            </c:numRef>
          </c:cat>
          <c:val>
            <c:numRef>
              <c:f>'Figure 1 - Overall'!$B$5:$F$5</c:f>
              <c:numCache>
                <c:formatCode>General</c:formatCode>
                <c:ptCount val="5"/>
                <c:pt idx="0">
                  <c:v>1833.8126087170499</c:v>
                </c:pt>
                <c:pt idx="1">
                  <c:v>1971.16915658638</c:v>
                </c:pt>
                <c:pt idx="2">
                  <c:v>2257.3176875592799</c:v>
                </c:pt>
                <c:pt idx="3">
                  <c:v>2159.98354836214</c:v>
                </c:pt>
                <c:pt idx="4">
                  <c:v>2367.1519716139501</c:v>
                </c:pt>
              </c:numCache>
            </c:numRef>
          </c:val>
          <c:smooth val="0"/>
          <c:extLst>
            <c:ext xmlns:c16="http://schemas.microsoft.com/office/drawing/2014/chart" uri="{C3380CC4-5D6E-409C-BE32-E72D297353CC}">
              <c16:uniqueId val="{00000001-5601-442A-91E0-D64BEE44502F}"/>
            </c:ext>
          </c:extLst>
        </c:ser>
        <c:ser>
          <c:idx val="3"/>
          <c:order val="2"/>
          <c:tx>
            <c:strRef>
              <c:f>'Figure 1 - Overall'!$A$6</c:f>
              <c:strCache>
                <c:ptCount val="1"/>
                <c:pt idx="0">
                  <c:v>Zambia</c:v>
                </c:pt>
              </c:strCache>
            </c:strRef>
          </c:tx>
          <c:spPr>
            <a:ln w="28575" cap="rnd">
              <a:solidFill>
                <a:schemeClr val="accent4"/>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1 - Overall'!$B$3:$F$3</c:f>
              <c:numCache>
                <c:formatCode>General</c:formatCode>
                <c:ptCount val="5"/>
                <c:pt idx="0">
                  <c:v>2015</c:v>
                </c:pt>
                <c:pt idx="1">
                  <c:v>2016</c:v>
                </c:pt>
                <c:pt idx="2">
                  <c:v>2017</c:v>
                </c:pt>
                <c:pt idx="3">
                  <c:v>2018</c:v>
                </c:pt>
                <c:pt idx="4">
                  <c:v>2019</c:v>
                </c:pt>
              </c:numCache>
            </c:numRef>
          </c:cat>
          <c:val>
            <c:numRef>
              <c:f>'Figure 1 - Overall'!$B$6:$F$6</c:f>
              <c:numCache>
                <c:formatCode>General</c:formatCode>
                <c:ptCount val="5"/>
                <c:pt idx="0">
                  <c:v>950.94179961679902</c:v>
                </c:pt>
                <c:pt idx="1">
                  <c:v>1135.20257684073</c:v>
                </c:pt>
                <c:pt idx="2">
                  <c:v>1215.328648849</c:v>
                </c:pt>
                <c:pt idx="3">
                  <c:v>1137.9123448963701</c:v>
                </c:pt>
                <c:pt idx="4">
                  <c:v>1064.14328769964</c:v>
                </c:pt>
              </c:numCache>
            </c:numRef>
          </c:val>
          <c:smooth val="0"/>
          <c:extLst>
            <c:ext xmlns:c16="http://schemas.microsoft.com/office/drawing/2014/chart" uri="{C3380CC4-5D6E-409C-BE32-E72D297353CC}">
              <c16:uniqueId val="{00000002-5601-442A-91E0-D64BEE44502F}"/>
            </c:ext>
          </c:extLst>
        </c:ser>
        <c:dLbls>
          <c:dLblPos val="ctr"/>
          <c:showLegendKey val="0"/>
          <c:showVal val="1"/>
          <c:showCatName val="0"/>
          <c:showSerName val="0"/>
          <c:showPercent val="0"/>
          <c:showBubbleSize val="0"/>
        </c:dLbls>
        <c:smooth val="0"/>
        <c:axId val="1202503472"/>
        <c:axId val="1202493904"/>
      </c:lineChart>
      <c:catAx>
        <c:axId val="1202503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2493904"/>
        <c:crosses val="autoZero"/>
        <c:auto val="1"/>
        <c:lblAlgn val="ctr"/>
        <c:lblOffset val="100"/>
        <c:noMultiLvlLbl val="0"/>
      </c:catAx>
      <c:valAx>
        <c:axId val="120249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Aid</a:t>
                </a:r>
                <a:r>
                  <a:rPr lang="en-GB" baseline="0"/>
                  <a:t> disbursemnts, $USm</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250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1636045494313"/>
          <c:y val="0.20327419654173601"/>
          <c:w val="0.81830193792147665"/>
          <c:h val="0.62965069620698155"/>
        </c:manualLayout>
      </c:layout>
      <c:barChart>
        <c:barDir val="col"/>
        <c:grouping val="stacked"/>
        <c:varyColors val="0"/>
        <c:ser>
          <c:idx val="0"/>
          <c:order val="0"/>
          <c:tx>
            <c:strRef>
              <c:f>'Figure 3 - Channels'!$J$4</c:f>
              <c:strCache>
                <c:ptCount val="1"/>
                <c:pt idx="0">
                  <c:v>International NGO</c:v>
                </c:pt>
              </c:strCache>
            </c:strRef>
          </c:tx>
          <c:spPr>
            <a:solidFill>
              <a:schemeClr val="accent1"/>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Channels'!$K$4:$O$4</c:f>
              <c:numCache>
                <c:formatCode>0.0%</c:formatCode>
                <c:ptCount val="5"/>
                <c:pt idx="0">
                  <c:v>0.16001161807550948</c:v>
                </c:pt>
                <c:pt idx="1">
                  <c:v>0.15627620596459574</c:v>
                </c:pt>
                <c:pt idx="2">
                  <c:v>0.17276497810534608</c:v>
                </c:pt>
                <c:pt idx="3">
                  <c:v>0.15167543283464455</c:v>
                </c:pt>
                <c:pt idx="4">
                  <c:v>0.17609753102467571</c:v>
                </c:pt>
              </c:numCache>
            </c:numRef>
          </c:val>
          <c:extLst>
            <c:ext xmlns:c16="http://schemas.microsoft.com/office/drawing/2014/chart" uri="{C3380CC4-5D6E-409C-BE32-E72D297353CC}">
              <c16:uniqueId val="{00000000-1B22-40D8-A50F-FF28D8BD75D6}"/>
            </c:ext>
          </c:extLst>
        </c:ser>
        <c:ser>
          <c:idx val="1"/>
          <c:order val="1"/>
          <c:tx>
            <c:strRef>
              <c:f>'Figure 3 - Channels'!$J$5</c:f>
              <c:strCache>
                <c:ptCount val="1"/>
                <c:pt idx="0">
                  <c:v>Donor-country-based NGO</c:v>
                </c:pt>
              </c:strCache>
            </c:strRef>
          </c:tx>
          <c:spPr>
            <a:solidFill>
              <a:schemeClr val="accent2"/>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Channels'!$K$5:$O$5</c:f>
              <c:numCache>
                <c:formatCode>0.0%</c:formatCode>
                <c:ptCount val="5"/>
                <c:pt idx="0">
                  <c:v>0.12391989232101648</c:v>
                </c:pt>
                <c:pt idx="1">
                  <c:v>0.11690386112592101</c:v>
                </c:pt>
                <c:pt idx="2">
                  <c:v>0.12826909671695183</c:v>
                </c:pt>
                <c:pt idx="3">
                  <c:v>0.12309561976814336</c:v>
                </c:pt>
                <c:pt idx="4">
                  <c:v>0.10635320382902373</c:v>
                </c:pt>
              </c:numCache>
            </c:numRef>
          </c:val>
          <c:extLst>
            <c:ext xmlns:c16="http://schemas.microsoft.com/office/drawing/2014/chart" uri="{C3380CC4-5D6E-409C-BE32-E72D297353CC}">
              <c16:uniqueId val="{00000001-1B22-40D8-A50F-FF28D8BD75D6}"/>
            </c:ext>
          </c:extLst>
        </c:ser>
        <c:ser>
          <c:idx val="2"/>
          <c:order val="2"/>
          <c:tx>
            <c:strRef>
              <c:f>'Figure 3 - Channels'!$J$6</c:f>
              <c:strCache>
                <c:ptCount val="1"/>
                <c:pt idx="0">
                  <c:v>Developing-country-based NGO</c:v>
                </c:pt>
              </c:strCache>
            </c:strRef>
          </c:tx>
          <c:spPr>
            <a:solidFill>
              <a:schemeClr val="accent3"/>
            </a:solidFill>
            <a:ln w="19050">
              <a:solidFill>
                <a:schemeClr val="lt1"/>
              </a:solidFill>
            </a:ln>
            <a:effectLst/>
          </c:spPr>
          <c:invertIfNegative val="0"/>
          <c:dLbls>
            <c:delete val="1"/>
          </c:dLbls>
          <c:cat>
            <c:numRef>
              <c:f>'Figure 3 - Channels'!$K$3:$O$3</c:f>
              <c:numCache>
                <c:formatCode>General</c:formatCode>
                <c:ptCount val="5"/>
                <c:pt idx="0">
                  <c:v>2015</c:v>
                </c:pt>
                <c:pt idx="1">
                  <c:v>2016</c:v>
                </c:pt>
                <c:pt idx="2">
                  <c:v>2017</c:v>
                </c:pt>
                <c:pt idx="3">
                  <c:v>2018</c:v>
                </c:pt>
                <c:pt idx="4">
                  <c:v>2019</c:v>
                </c:pt>
              </c:numCache>
            </c:numRef>
          </c:cat>
          <c:val>
            <c:numRef>
              <c:f>'Figure 3 - Channels'!$K$6:$O$6</c:f>
              <c:numCache>
                <c:formatCode>0.0%</c:formatCode>
                <c:ptCount val="5"/>
                <c:pt idx="0">
                  <c:v>2.5808596449042844E-2</c:v>
                </c:pt>
                <c:pt idx="1">
                  <c:v>2.745748138190297E-2</c:v>
                </c:pt>
                <c:pt idx="2">
                  <c:v>2.9828272307847264E-2</c:v>
                </c:pt>
                <c:pt idx="3">
                  <c:v>2.5760078317753794E-2</c:v>
                </c:pt>
                <c:pt idx="4">
                  <c:v>2.5079773184626168E-2</c:v>
                </c:pt>
              </c:numCache>
            </c:numRef>
          </c:val>
          <c:extLst>
            <c:ext xmlns:c16="http://schemas.microsoft.com/office/drawing/2014/chart" uri="{C3380CC4-5D6E-409C-BE32-E72D297353CC}">
              <c16:uniqueId val="{00000002-1B22-40D8-A50F-FF28D8BD75D6}"/>
            </c:ext>
          </c:extLst>
        </c:ser>
        <c:ser>
          <c:idx val="3"/>
          <c:order val="3"/>
          <c:tx>
            <c:strRef>
              <c:f>'Figure 3 - Channels'!$J$7</c:f>
              <c:strCache>
                <c:ptCount val="1"/>
                <c:pt idx="0">
                  <c:v>Other NGO</c:v>
                </c:pt>
              </c:strCache>
            </c:strRef>
          </c:tx>
          <c:spPr>
            <a:solidFill>
              <a:schemeClr val="accent4"/>
            </a:solidFill>
            <a:ln w="19050">
              <a:solidFill>
                <a:schemeClr val="lt1"/>
              </a:solidFill>
            </a:ln>
            <a:effectLst/>
          </c:spPr>
          <c:invertIfNegative val="0"/>
          <c:dLbls>
            <c:delete val="1"/>
          </c:dLbls>
          <c:cat>
            <c:numRef>
              <c:f>'Figure 3 - Channels'!$K$3:$O$3</c:f>
              <c:numCache>
                <c:formatCode>General</c:formatCode>
                <c:ptCount val="5"/>
                <c:pt idx="0">
                  <c:v>2015</c:v>
                </c:pt>
                <c:pt idx="1">
                  <c:v>2016</c:v>
                </c:pt>
                <c:pt idx="2">
                  <c:v>2017</c:v>
                </c:pt>
                <c:pt idx="3">
                  <c:v>2018</c:v>
                </c:pt>
                <c:pt idx="4">
                  <c:v>2019</c:v>
                </c:pt>
              </c:numCache>
            </c:numRef>
          </c:cat>
          <c:val>
            <c:numRef>
              <c:f>'Figure 3 - Channels'!$K$7:$O$7</c:f>
              <c:numCache>
                <c:formatCode>0.0%</c:formatCode>
                <c:ptCount val="5"/>
                <c:pt idx="0">
                  <c:v>2.8429050475982957E-3</c:v>
                </c:pt>
                <c:pt idx="1">
                  <c:v>2.2433844519666886E-3</c:v>
                </c:pt>
                <c:pt idx="2">
                  <c:v>8.8055264015810735E-4</c:v>
                </c:pt>
                <c:pt idx="3">
                  <c:v>8.4474880635855218E-3</c:v>
                </c:pt>
                <c:pt idx="4">
                  <c:v>5.1808229247059428E-3</c:v>
                </c:pt>
              </c:numCache>
            </c:numRef>
          </c:val>
          <c:extLst>
            <c:ext xmlns:c16="http://schemas.microsoft.com/office/drawing/2014/chart" uri="{C3380CC4-5D6E-409C-BE32-E72D297353CC}">
              <c16:uniqueId val="{00000003-1B22-40D8-A50F-FF28D8BD75D6}"/>
            </c:ext>
          </c:extLst>
        </c:ser>
        <c:ser>
          <c:idx val="4"/>
          <c:order val="4"/>
          <c:tx>
            <c:strRef>
              <c:f>'Figure 3 - Channels'!$J$8</c:f>
              <c:strCache>
                <c:ptCount val="1"/>
                <c:pt idx="0">
                  <c:v>Donor government</c:v>
                </c:pt>
              </c:strCache>
            </c:strRef>
          </c:tx>
          <c:spPr>
            <a:solidFill>
              <a:schemeClr val="accent5"/>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Channels'!$K$8:$O$8</c:f>
              <c:numCache>
                <c:formatCode>0.0%</c:formatCode>
                <c:ptCount val="5"/>
                <c:pt idx="0">
                  <c:v>9.3410012139261547E-2</c:v>
                </c:pt>
                <c:pt idx="1">
                  <c:v>0.14275928777133884</c:v>
                </c:pt>
                <c:pt idx="2">
                  <c:v>0.14626772885021558</c:v>
                </c:pt>
                <c:pt idx="3">
                  <c:v>0.1465889079173727</c:v>
                </c:pt>
                <c:pt idx="4">
                  <c:v>5.8843415208635182E-2</c:v>
                </c:pt>
              </c:numCache>
            </c:numRef>
          </c:val>
          <c:extLst>
            <c:ext xmlns:c16="http://schemas.microsoft.com/office/drawing/2014/chart" uri="{C3380CC4-5D6E-409C-BE32-E72D297353CC}">
              <c16:uniqueId val="{00000004-1B22-40D8-A50F-FF28D8BD75D6}"/>
            </c:ext>
          </c:extLst>
        </c:ser>
        <c:ser>
          <c:idx val="5"/>
          <c:order val="5"/>
          <c:tx>
            <c:strRef>
              <c:f>'Figure 3 - Channels'!$J$9</c:f>
              <c:strCache>
                <c:ptCount val="1"/>
                <c:pt idx="0">
                  <c:v>Recipient government</c:v>
                </c:pt>
              </c:strCache>
            </c:strRef>
          </c:tx>
          <c:spPr>
            <a:solidFill>
              <a:schemeClr val="accent6"/>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Channels'!$K$9:$O$9</c:f>
              <c:numCache>
                <c:formatCode>0.0%</c:formatCode>
                <c:ptCount val="5"/>
                <c:pt idx="0">
                  <c:v>0.42682924945224504</c:v>
                </c:pt>
                <c:pt idx="1">
                  <c:v>0.4295454009896803</c:v>
                </c:pt>
                <c:pt idx="2">
                  <c:v>0.3957165527514116</c:v>
                </c:pt>
                <c:pt idx="3">
                  <c:v>0.41705970845010032</c:v>
                </c:pt>
                <c:pt idx="4">
                  <c:v>0.50155362340408527</c:v>
                </c:pt>
              </c:numCache>
            </c:numRef>
          </c:val>
          <c:extLst>
            <c:ext xmlns:c16="http://schemas.microsoft.com/office/drawing/2014/chart" uri="{C3380CC4-5D6E-409C-BE32-E72D297353CC}">
              <c16:uniqueId val="{00000005-1B22-40D8-A50F-FF28D8BD75D6}"/>
            </c:ext>
          </c:extLst>
        </c:ser>
        <c:ser>
          <c:idx val="6"/>
          <c:order val="6"/>
          <c:tx>
            <c:strRef>
              <c:f>'Figure 3 - Channels'!$J$10</c:f>
              <c:strCache>
                <c:ptCount val="1"/>
                <c:pt idx="0">
                  <c:v>Other non-NGO channel</c:v>
                </c:pt>
              </c:strCache>
            </c:strRef>
          </c:tx>
          <c:spPr>
            <a:solidFill>
              <a:schemeClr val="accent1">
                <a:lumMod val="600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3 - Channels'!$K$3:$O$3</c:f>
              <c:numCache>
                <c:formatCode>General</c:formatCode>
                <c:ptCount val="5"/>
                <c:pt idx="0">
                  <c:v>2015</c:v>
                </c:pt>
                <c:pt idx="1">
                  <c:v>2016</c:v>
                </c:pt>
                <c:pt idx="2">
                  <c:v>2017</c:v>
                </c:pt>
                <c:pt idx="3">
                  <c:v>2018</c:v>
                </c:pt>
                <c:pt idx="4">
                  <c:v>2019</c:v>
                </c:pt>
              </c:numCache>
            </c:numRef>
          </c:cat>
          <c:val>
            <c:numRef>
              <c:f>'Figure 3 - Channels'!$K$10:$O$10</c:f>
              <c:numCache>
                <c:formatCode>0.0%</c:formatCode>
                <c:ptCount val="5"/>
                <c:pt idx="0">
                  <c:v>0.16717772651532647</c:v>
                </c:pt>
                <c:pt idx="1">
                  <c:v>0.12481437831459485</c:v>
                </c:pt>
                <c:pt idx="2">
                  <c:v>0.12627281862806949</c:v>
                </c:pt>
                <c:pt idx="3">
                  <c:v>0.12737276464839972</c:v>
                </c:pt>
                <c:pt idx="4">
                  <c:v>0.12689163042424798</c:v>
                </c:pt>
              </c:numCache>
            </c:numRef>
          </c:val>
          <c:extLst>
            <c:ext xmlns:c16="http://schemas.microsoft.com/office/drawing/2014/chart" uri="{C3380CC4-5D6E-409C-BE32-E72D297353CC}">
              <c16:uniqueId val="{00000006-1B22-40D8-A50F-FF28D8BD75D6}"/>
            </c:ext>
          </c:extLst>
        </c:ser>
        <c:dLbls>
          <c:dLblPos val="ctr"/>
          <c:showLegendKey val="0"/>
          <c:showVal val="1"/>
          <c:showCatName val="0"/>
          <c:showSerName val="0"/>
          <c:showPercent val="0"/>
          <c:showBubbleSize val="0"/>
        </c:dLbls>
        <c:gapWidth val="100"/>
        <c:overlap val="100"/>
        <c:axId val="115061375"/>
        <c:axId val="115062207"/>
      </c:barChart>
      <c:catAx>
        <c:axId val="1150613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2207"/>
        <c:crosses val="autoZero"/>
        <c:auto val="1"/>
        <c:lblAlgn val="ctr"/>
        <c:lblOffset val="100"/>
        <c:noMultiLvlLbl val="0"/>
      </c:catAx>
      <c:valAx>
        <c:axId val="11506220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1375"/>
        <c:crosses val="autoZero"/>
        <c:crossBetween val="between"/>
      </c:valAx>
      <c:spPr>
        <a:noFill/>
        <a:ln>
          <a:noFill/>
        </a:ln>
        <a:effectLst/>
      </c:spPr>
    </c:plotArea>
    <c:legend>
      <c:legendPos val="t"/>
      <c:layout>
        <c:manualLayout>
          <c:xMode val="edge"/>
          <c:yMode val="edge"/>
          <c:x val="1.5342255000122103E-2"/>
          <c:y val="2.4132726193635674E-2"/>
          <c:w val="0.98039198584999454"/>
          <c:h val="0.1206655311828392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cked"/>
        <c:varyColors val="0"/>
        <c:ser>
          <c:idx val="0"/>
          <c:order val="0"/>
          <c:tx>
            <c:strRef>
              <c:f>'Figure 4 - Disability overall'!$B$20</c:f>
              <c:strCache>
                <c:ptCount val="1"/>
                <c:pt idx="0">
                  <c:v>Principal</c:v>
                </c:pt>
              </c:strCache>
            </c:strRef>
          </c:tx>
          <c:spPr>
            <a:solidFill>
              <a:schemeClr val="accent1"/>
            </a:solidFill>
            <a:ln w="25400">
              <a:noFill/>
            </a:ln>
            <a:effectLst/>
          </c:spPr>
          <c:cat>
            <c:numRef>
              <c:f>'Figure 4 - Disability overall'!$C$13:$G$13</c:f>
              <c:numCache>
                <c:formatCode>General</c:formatCode>
                <c:ptCount val="5"/>
                <c:pt idx="0">
                  <c:v>2015</c:v>
                </c:pt>
                <c:pt idx="1">
                  <c:v>2016</c:v>
                </c:pt>
                <c:pt idx="2">
                  <c:v>2017</c:v>
                </c:pt>
                <c:pt idx="3">
                  <c:v>2018</c:v>
                </c:pt>
                <c:pt idx="4">
                  <c:v>2019</c:v>
                </c:pt>
              </c:numCache>
            </c:numRef>
          </c:cat>
          <c:val>
            <c:numRef>
              <c:f>'Figure 4 - Disability overall'!$C$20:$G$20</c:f>
              <c:numCache>
                <c:formatCode>0.0%</c:formatCode>
                <c:ptCount val="5"/>
                <c:pt idx="0">
                  <c:v>7.8477449571489406E-4</c:v>
                </c:pt>
                <c:pt idx="1">
                  <c:v>1.286461025034651E-3</c:v>
                </c:pt>
                <c:pt idx="2">
                  <c:v>1.6138071847664787E-3</c:v>
                </c:pt>
                <c:pt idx="3">
                  <c:v>7.681886143076919E-3</c:v>
                </c:pt>
                <c:pt idx="4">
                  <c:v>4.2697809774470876E-3</c:v>
                </c:pt>
              </c:numCache>
            </c:numRef>
          </c:val>
          <c:extLst>
            <c:ext xmlns:c16="http://schemas.microsoft.com/office/drawing/2014/chart" uri="{C3380CC4-5D6E-409C-BE32-E72D297353CC}">
              <c16:uniqueId val="{00000000-833C-480A-B3CC-9221D6540C38}"/>
            </c:ext>
          </c:extLst>
        </c:ser>
        <c:ser>
          <c:idx val="1"/>
          <c:order val="1"/>
          <c:tx>
            <c:strRef>
              <c:f>'Figure 4 - Disability overall'!$B$21</c:f>
              <c:strCache>
                <c:ptCount val="1"/>
                <c:pt idx="0">
                  <c:v>Significant</c:v>
                </c:pt>
              </c:strCache>
            </c:strRef>
          </c:tx>
          <c:spPr>
            <a:solidFill>
              <a:schemeClr val="accent2"/>
            </a:solidFill>
            <a:ln w="25400">
              <a:noFill/>
            </a:ln>
            <a:effectLst/>
          </c:spPr>
          <c:cat>
            <c:numRef>
              <c:f>'Figure 4 - Disability overall'!$C$13:$G$13</c:f>
              <c:numCache>
                <c:formatCode>General</c:formatCode>
                <c:ptCount val="5"/>
                <c:pt idx="0">
                  <c:v>2015</c:v>
                </c:pt>
                <c:pt idx="1">
                  <c:v>2016</c:v>
                </c:pt>
                <c:pt idx="2">
                  <c:v>2017</c:v>
                </c:pt>
                <c:pt idx="3">
                  <c:v>2018</c:v>
                </c:pt>
                <c:pt idx="4">
                  <c:v>2019</c:v>
                </c:pt>
              </c:numCache>
            </c:numRef>
          </c:cat>
          <c:val>
            <c:numRef>
              <c:f>'Figure 4 - Disability overall'!$C$21:$G$21</c:f>
              <c:numCache>
                <c:formatCode>0.0%</c:formatCode>
                <c:ptCount val="5"/>
                <c:pt idx="0">
                  <c:v>1.8885765742787702E-2</c:v>
                </c:pt>
                <c:pt idx="1">
                  <c:v>2.0550377120712237E-2</c:v>
                </c:pt>
                <c:pt idx="2">
                  <c:v>2.9612728834194676E-2</c:v>
                </c:pt>
                <c:pt idx="3">
                  <c:v>2.3866383599981843E-2</c:v>
                </c:pt>
                <c:pt idx="4">
                  <c:v>3.0645687434774315E-2</c:v>
                </c:pt>
              </c:numCache>
            </c:numRef>
          </c:val>
          <c:extLst>
            <c:ext xmlns:c16="http://schemas.microsoft.com/office/drawing/2014/chart" uri="{C3380CC4-5D6E-409C-BE32-E72D297353CC}">
              <c16:uniqueId val="{00000001-833C-480A-B3CC-9221D6540C38}"/>
            </c:ext>
          </c:extLst>
        </c:ser>
        <c:dLbls>
          <c:showLegendKey val="0"/>
          <c:showVal val="0"/>
          <c:showCatName val="0"/>
          <c:showSerName val="0"/>
          <c:showPercent val="0"/>
          <c:showBubbleSize val="0"/>
        </c:dLbls>
        <c:axId val="934423456"/>
        <c:axId val="934425536"/>
      </c:areaChart>
      <c:catAx>
        <c:axId val="93442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425536"/>
        <c:crosses val="autoZero"/>
        <c:auto val="1"/>
        <c:lblAlgn val="ctr"/>
        <c:lblOffset val="100"/>
        <c:noMultiLvlLbl val="0"/>
      </c:catAx>
      <c:valAx>
        <c:axId val="934425536"/>
        <c:scaling>
          <c:orientation val="minMax"/>
          <c:max val="5.000000000000001E-2"/>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4234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1636045494313"/>
          <c:y val="0.20327419654173601"/>
          <c:w val="0.81830193792147665"/>
          <c:h val="0.62965069620698155"/>
        </c:manualLayout>
      </c:layout>
      <c:barChart>
        <c:barDir val="col"/>
        <c:grouping val="stacked"/>
        <c:varyColors val="0"/>
        <c:ser>
          <c:idx val="0"/>
          <c:order val="0"/>
          <c:tx>
            <c:strRef>
              <c:f>'Figure 6 - Disability channels'!$J$4</c:f>
              <c:strCache>
                <c:ptCount val="1"/>
                <c:pt idx="0">
                  <c:v>International NGO</c:v>
                </c:pt>
              </c:strCache>
            </c:strRef>
          </c:tx>
          <c:spPr>
            <a:solidFill>
              <a:schemeClr val="accent1"/>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channels'!$K$4:$O$4</c:f>
              <c:numCache>
                <c:formatCode>0.0%</c:formatCode>
                <c:ptCount val="5"/>
                <c:pt idx="0">
                  <c:v>0.44292170504844713</c:v>
                </c:pt>
                <c:pt idx="1">
                  <c:v>0.45098042714821129</c:v>
                </c:pt>
                <c:pt idx="2">
                  <c:v>0.25060083382526577</c:v>
                </c:pt>
                <c:pt idx="3">
                  <c:v>0.24472125210795068</c:v>
                </c:pt>
                <c:pt idx="4">
                  <c:v>0.39983164992044989</c:v>
                </c:pt>
              </c:numCache>
            </c:numRef>
          </c:val>
          <c:extLst>
            <c:ext xmlns:c16="http://schemas.microsoft.com/office/drawing/2014/chart" uri="{C3380CC4-5D6E-409C-BE32-E72D297353CC}">
              <c16:uniqueId val="{00000000-4FA8-49A2-91FF-DAB3CBC5D25E}"/>
            </c:ext>
          </c:extLst>
        </c:ser>
        <c:ser>
          <c:idx val="1"/>
          <c:order val="1"/>
          <c:tx>
            <c:strRef>
              <c:f>'Figure 6 - Disability channels'!$J$5</c:f>
              <c:strCache>
                <c:ptCount val="1"/>
                <c:pt idx="0">
                  <c:v>Donor-country-based NGO</c:v>
                </c:pt>
              </c:strCache>
            </c:strRef>
          </c:tx>
          <c:spPr>
            <a:solidFill>
              <a:schemeClr val="accent2"/>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channels'!$K$5:$O$5</c:f>
              <c:numCache>
                <c:formatCode>0.0%</c:formatCode>
                <c:ptCount val="5"/>
                <c:pt idx="0">
                  <c:v>0.34489945449281589</c:v>
                </c:pt>
                <c:pt idx="1">
                  <c:v>0.21893047319821055</c:v>
                </c:pt>
                <c:pt idx="2">
                  <c:v>0.34976988963995143</c:v>
                </c:pt>
                <c:pt idx="3">
                  <c:v>0.41029989503211545</c:v>
                </c:pt>
                <c:pt idx="4">
                  <c:v>0.39164725157338698</c:v>
                </c:pt>
              </c:numCache>
            </c:numRef>
          </c:val>
          <c:extLst>
            <c:ext xmlns:c16="http://schemas.microsoft.com/office/drawing/2014/chart" uri="{C3380CC4-5D6E-409C-BE32-E72D297353CC}">
              <c16:uniqueId val="{00000001-4FA8-49A2-91FF-DAB3CBC5D25E}"/>
            </c:ext>
          </c:extLst>
        </c:ser>
        <c:ser>
          <c:idx val="2"/>
          <c:order val="2"/>
          <c:tx>
            <c:strRef>
              <c:f>'Figure 6 - Disability channels'!$J$6</c:f>
              <c:strCache>
                <c:ptCount val="1"/>
                <c:pt idx="0">
                  <c:v>Developing-country-based NGO</c:v>
                </c:pt>
              </c:strCache>
            </c:strRef>
          </c:tx>
          <c:spPr>
            <a:solidFill>
              <a:schemeClr val="accent3"/>
            </a:solidFill>
            <a:ln w="19050">
              <a:solidFill>
                <a:schemeClr val="lt1"/>
              </a:solidFill>
            </a:ln>
            <a:effectLst/>
          </c:spPr>
          <c:invertIfNegative val="0"/>
          <c:dLbls>
            <c:delete val="1"/>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channels'!$K$6:$O$6</c:f>
              <c:numCache>
                <c:formatCode>0.0%</c:formatCode>
                <c:ptCount val="5"/>
                <c:pt idx="0">
                  <c:v>4.5015444863752224E-2</c:v>
                </c:pt>
                <c:pt idx="1">
                  <c:v>1.4241681862039491E-2</c:v>
                </c:pt>
                <c:pt idx="2">
                  <c:v>1.6125299199906309E-2</c:v>
                </c:pt>
                <c:pt idx="3">
                  <c:v>2.331457386518436E-2</c:v>
                </c:pt>
                <c:pt idx="4">
                  <c:v>1.9603772244683099E-2</c:v>
                </c:pt>
              </c:numCache>
            </c:numRef>
          </c:val>
          <c:extLst>
            <c:ext xmlns:c16="http://schemas.microsoft.com/office/drawing/2014/chart" uri="{C3380CC4-5D6E-409C-BE32-E72D297353CC}">
              <c16:uniqueId val="{00000002-4FA8-49A2-91FF-DAB3CBC5D25E}"/>
            </c:ext>
          </c:extLst>
        </c:ser>
        <c:ser>
          <c:idx val="3"/>
          <c:order val="3"/>
          <c:tx>
            <c:strRef>
              <c:f>'Figure 6 - Disability channels'!$J$7</c:f>
              <c:strCache>
                <c:ptCount val="1"/>
                <c:pt idx="0">
                  <c:v>Other NGO</c:v>
                </c:pt>
              </c:strCache>
            </c:strRef>
          </c:tx>
          <c:spPr>
            <a:solidFill>
              <a:schemeClr val="accent4"/>
            </a:solidFill>
            <a:ln w="19050">
              <a:solidFill>
                <a:schemeClr val="lt1"/>
              </a:solidFill>
            </a:ln>
            <a:effectLst/>
          </c:spPr>
          <c:invertIfNegative val="0"/>
          <c:dLbls>
            <c:delete val="1"/>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channels'!$K$7:$O$7</c:f>
              <c:numCache>
                <c:formatCode>0.0%</c:formatCode>
                <c:ptCount val="5"/>
                <c:pt idx="0">
                  <c:v>1.7823685800617802E-3</c:v>
                </c:pt>
                <c:pt idx="1">
                  <c:v>1.9206608446031706E-3</c:v>
                </c:pt>
                <c:pt idx="2">
                  <c:v>2.2023729781452103E-2</c:v>
                </c:pt>
                <c:pt idx="3">
                  <c:v>5.4901242951488805E-4</c:v>
                </c:pt>
                <c:pt idx="4">
                  <c:v>1.7093289510031076E-3</c:v>
                </c:pt>
              </c:numCache>
            </c:numRef>
          </c:val>
          <c:extLst>
            <c:ext xmlns:c16="http://schemas.microsoft.com/office/drawing/2014/chart" uri="{C3380CC4-5D6E-409C-BE32-E72D297353CC}">
              <c16:uniqueId val="{00000003-4FA8-49A2-91FF-DAB3CBC5D25E}"/>
            </c:ext>
          </c:extLst>
        </c:ser>
        <c:ser>
          <c:idx val="4"/>
          <c:order val="4"/>
          <c:tx>
            <c:strRef>
              <c:f>'Figure 6 - Disability channels'!$J$8</c:f>
              <c:strCache>
                <c:ptCount val="1"/>
                <c:pt idx="0">
                  <c:v>Donor government</c:v>
                </c:pt>
              </c:strCache>
            </c:strRef>
          </c:tx>
          <c:spPr>
            <a:solidFill>
              <a:schemeClr val="accent5"/>
            </a:solidFill>
            <a:ln w="19050">
              <a:solidFill>
                <a:schemeClr val="lt1"/>
              </a:solidFill>
            </a:ln>
            <a:effectLst/>
          </c:spPr>
          <c:invertIfNegative val="0"/>
          <c:dLbls>
            <c:delete val="1"/>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channels'!$K$8:$O$8</c:f>
              <c:numCache>
                <c:formatCode>0.0%</c:formatCode>
                <c:ptCount val="5"/>
                <c:pt idx="0">
                  <c:v>1.521346777169242E-2</c:v>
                </c:pt>
                <c:pt idx="1">
                  <c:v>4.7492960619036712E-2</c:v>
                </c:pt>
                <c:pt idx="2">
                  <c:v>8.8314052746391696E-3</c:v>
                </c:pt>
                <c:pt idx="3">
                  <c:v>2.595331998224102E-2</c:v>
                </c:pt>
                <c:pt idx="4">
                  <c:v>2.3357067309328891E-2</c:v>
                </c:pt>
              </c:numCache>
            </c:numRef>
          </c:val>
          <c:extLst>
            <c:ext xmlns:c16="http://schemas.microsoft.com/office/drawing/2014/chart" uri="{C3380CC4-5D6E-409C-BE32-E72D297353CC}">
              <c16:uniqueId val="{00000004-4FA8-49A2-91FF-DAB3CBC5D25E}"/>
            </c:ext>
          </c:extLst>
        </c:ser>
        <c:ser>
          <c:idx val="5"/>
          <c:order val="5"/>
          <c:tx>
            <c:strRef>
              <c:f>'Figure 6 - Disability channels'!$J$9</c:f>
              <c:strCache>
                <c:ptCount val="1"/>
                <c:pt idx="0">
                  <c:v>Recipient government</c:v>
                </c:pt>
              </c:strCache>
            </c:strRef>
          </c:tx>
          <c:spPr>
            <a:solidFill>
              <a:schemeClr val="accent6"/>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channels'!$K$9:$O$9</c:f>
              <c:numCache>
                <c:formatCode>0.0%</c:formatCode>
                <c:ptCount val="5"/>
                <c:pt idx="0">
                  <c:v>4.7852937046920674E-2</c:v>
                </c:pt>
                <c:pt idx="1">
                  <c:v>0.11157392934969934</c:v>
                </c:pt>
                <c:pt idx="2">
                  <c:v>8.8931263156308074E-2</c:v>
                </c:pt>
                <c:pt idx="3">
                  <c:v>0.14228457097605335</c:v>
                </c:pt>
                <c:pt idx="4">
                  <c:v>4.2114965458684997E-2</c:v>
                </c:pt>
              </c:numCache>
            </c:numRef>
          </c:val>
          <c:extLst>
            <c:ext xmlns:c16="http://schemas.microsoft.com/office/drawing/2014/chart" uri="{C3380CC4-5D6E-409C-BE32-E72D297353CC}">
              <c16:uniqueId val="{00000005-4FA8-49A2-91FF-DAB3CBC5D25E}"/>
            </c:ext>
          </c:extLst>
        </c:ser>
        <c:ser>
          <c:idx val="6"/>
          <c:order val="6"/>
          <c:tx>
            <c:strRef>
              <c:f>'Figure 6 - Disability channels'!$J$10</c:f>
              <c:strCache>
                <c:ptCount val="1"/>
                <c:pt idx="0">
                  <c:v>Other non-NGO channel</c:v>
                </c:pt>
              </c:strCache>
            </c:strRef>
          </c:tx>
          <c:spPr>
            <a:solidFill>
              <a:schemeClr val="accent1">
                <a:lumMod val="600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6 - Disability channels'!$K$3:$O$3</c:f>
              <c:numCache>
                <c:formatCode>General</c:formatCode>
                <c:ptCount val="5"/>
                <c:pt idx="0">
                  <c:v>2015</c:v>
                </c:pt>
                <c:pt idx="1">
                  <c:v>2016</c:v>
                </c:pt>
                <c:pt idx="2">
                  <c:v>2017</c:v>
                </c:pt>
                <c:pt idx="3">
                  <c:v>2018</c:v>
                </c:pt>
                <c:pt idx="4">
                  <c:v>2019</c:v>
                </c:pt>
              </c:numCache>
            </c:numRef>
          </c:cat>
          <c:val>
            <c:numRef>
              <c:f>'Figure 6 - Disability channels'!$K$10:$O$10</c:f>
              <c:numCache>
                <c:formatCode>0.0%</c:formatCode>
                <c:ptCount val="5"/>
                <c:pt idx="0">
                  <c:v>0.10231462219631</c:v>
                </c:pt>
                <c:pt idx="1">
                  <c:v>0.15485986697819948</c:v>
                </c:pt>
                <c:pt idx="2">
                  <c:v>0.26371757912247723</c:v>
                </c:pt>
                <c:pt idx="3">
                  <c:v>0.15287737560694015</c:v>
                </c:pt>
                <c:pt idx="4">
                  <c:v>0.12173596454246298</c:v>
                </c:pt>
              </c:numCache>
            </c:numRef>
          </c:val>
          <c:extLst>
            <c:ext xmlns:c16="http://schemas.microsoft.com/office/drawing/2014/chart" uri="{C3380CC4-5D6E-409C-BE32-E72D297353CC}">
              <c16:uniqueId val="{00000006-4FA8-49A2-91FF-DAB3CBC5D25E}"/>
            </c:ext>
          </c:extLst>
        </c:ser>
        <c:dLbls>
          <c:dLblPos val="ctr"/>
          <c:showLegendKey val="0"/>
          <c:showVal val="1"/>
          <c:showCatName val="0"/>
          <c:showSerName val="0"/>
          <c:showPercent val="0"/>
          <c:showBubbleSize val="0"/>
        </c:dLbls>
        <c:gapWidth val="100"/>
        <c:overlap val="100"/>
        <c:axId val="115061375"/>
        <c:axId val="115062207"/>
      </c:barChart>
      <c:catAx>
        <c:axId val="1150613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2207"/>
        <c:crosses val="autoZero"/>
        <c:auto val="1"/>
        <c:lblAlgn val="ctr"/>
        <c:lblOffset val="100"/>
        <c:noMultiLvlLbl val="0"/>
      </c:catAx>
      <c:valAx>
        <c:axId val="11506220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1375"/>
        <c:crosses val="autoZero"/>
        <c:crossBetween val="between"/>
      </c:valAx>
      <c:spPr>
        <a:noFill/>
        <a:ln>
          <a:noFill/>
        </a:ln>
        <a:effectLst/>
      </c:spPr>
    </c:plotArea>
    <c:legend>
      <c:legendPos val="t"/>
      <c:layout>
        <c:manualLayout>
          <c:xMode val="edge"/>
          <c:yMode val="edge"/>
          <c:x val="1.5342255000122103E-2"/>
          <c:y val="2.4132726193635674E-2"/>
          <c:w val="0.98039198584999454"/>
          <c:h val="0.1206655311828392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'Figure 7 - Psych overall'!$B$4</c:f>
              <c:strCache>
                <c:ptCount val="1"/>
                <c:pt idx="0">
                  <c:v>2015</c:v>
                </c:pt>
              </c:strCache>
            </c:strRef>
          </c:tx>
          <c:spPr>
            <a:solidFill>
              <a:srgbClr val="302B2E"/>
            </a:solidFill>
            <a:ln>
              <a:noFill/>
            </a:ln>
            <a:effectLst/>
          </c:spPr>
          <c:invertIfNegative val="0"/>
          <c:cat>
            <c:strRef>
              <c:f>'Figure 7 - Psych overall'!$A$5:$A$7</c:f>
              <c:strCache>
                <c:ptCount val="3"/>
                <c:pt idx="0">
                  <c:v>Kenya</c:v>
                </c:pt>
                <c:pt idx="1">
                  <c:v>Uganda</c:v>
                </c:pt>
                <c:pt idx="2">
                  <c:v>Zambia</c:v>
                </c:pt>
              </c:strCache>
            </c:strRef>
          </c:cat>
          <c:val>
            <c:numRef>
              <c:f>'Figure 7 - Psych overall'!$B$5:$B$7</c:f>
              <c:numCache>
                <c:formatCode>General</c:formatCode>
                <c:ptCount val="3"/>
                <c:pt idx="0">
                  <c:v>0.866217397</c:v>
                </c:pt>
                <c:pt idx="1">
                  <c:v>0.85020346099999999</c:v>
                </c:pt>
                <c:pt idx="2">
                  <c:v>1.9806540000000001E-2</c:v>
                </c:pt>
              </c:numCache>
            </c:numRef>
          </c:val>
          <c:extLst>
            <c:ext xmlns:c16="http://schemas.microsoft.com/office/drawing/2014/chart" uri="{C3380CC4-5D6E-409C-BE32-E72D297353CC}">
              <c16:uniqueId val="{00000000-035F-4792-B15A-54BB626D97A6}"/>
            </c:ext>
          </c:extLst>
        </c:ser>
        <c:ser>
          <c:idx val="1"/>
          <c:order val="1"/>
          <c:tx>
            <c:strRef>
              <c:f>'Figure 7 - Psych overall'!$C$4</c:f>
              <c:strCache>
                <c:ptCount val="1"/>
                <c:pt idx="0">
                  <c:v>2016</c:v>
                </c:pt>
              </c:strCache>
            </c:strRef>
          </c:tx>
          <c:spPr>
            <a:solidFill>
              <a:srgbClr val="6B120A"/>
            </a:solidFill>
            <a:ln>
              <a:noFill/>
            </a:ln>
            <a:effectLst/>
          </c:spPr>
          <c:invertIfNegative val="0"/>
          <c:cat>
            <c:strRef>
              <c:f>'Figure 7 - Psych overall'!$A$5:$A$7</c:f>
              <c:strCache>
                <c:ptCount val="3"/>
                <c:pt idx="0">
                  <c:v>Kenya</c:v>
                </c:pt>
                <c:pt idx="1">
                  <c:v>Uganda</c:v>
                </c:pt>
                <c:pt idx="2">
                  <c:v>Zambia</c:v>
                </c:pt>
              </c:strCache>
            </c:strRef>
          </c:cat>
          <c:val>
            <c:numRef>
              <c:f>'Figure 7 - Psych overall'!$C$5:$C$7</c:f>
              <c:numCache>
                <c:formatCode>General</c:formatCode>
                <c:ptCount val="3"/>
                <c:pt idx="0">
                  <c:v>1.7676158200000001</c:v>
                </c:pt>
                <c:pt idx="1">
                  <c:v>0.78544069999999999</c:v>
                </c:pt>
                <c:pt idx="2">
                  <c:v>0.12022770000000001</c:v>
                </c:pt>
              </c:numCache>
            </c:numRef>
          </c:val>
          <c:extLst>
            <c:ext xmlns:c16="http://schemas.microsoft.com/office/drawing/2014/chart" uri="{C3380CC4-5D6E-409C-BE32-E72D297353CC}">
              <c16:uniqueId val="{00000001-035F-4792-B15A-54BB626D97A6}"/>
            </c:ext>
          </c:extLst>
        </c:ser>
        <c:ser>
          <c:idx val="2"/>
          <c:order val="2"/>
          <c:tx>
            <c:strRef>
              <c:f>'Figure 7 - Psych overall'!$D$4</c:f>
              <c:strCache>
                <c:ptCount val="1"/>
                <c:pt idx="0">
                  <c:v>2017</c:v>
                </c:pt>
              </c:strCache>
            </c:strRef>
          </c:tx>
          <c:spPr>
            <a:solidFill>
              <a:srgbClr val="8F1B13"/>
            </a:solidFill>
            <a:ln>
              <a:noFill/>
            </a:ln>
            <a:effectLst/>
          </c:spPr>
          <c:invertIfNegative val="0"/>
          <c:cat>
            <c:strRef>
              <c:f>'Figure 7 - Psych overall'!$A$5:$A$7</c:f>
              <c:strCache>
                <c:ptCount val="3"/>
                <c:pt idx="0">
                  <c:v>Kenya</c:v>
                </c:pt>
                <c:pt idx="1">
                  <c:v>Uganda</c:v>
                </c:pt>
                <c:pt idx="2">
                  <c:v>Zambia</c:v>
                </c:pt>
              </c:strCache>
            </c:strRef>
          </c:cat>
          <c:val>
            <c:numRef>
              <c:f>'Figure 7 - Psych overall'!$D$5:$D$7</c:f>
              <c:numCache>
                <c:formatCode>General</c:formatCode>
                <c:ptCount val="3"/>
                <c:pt idx="0">
                  <c:v>1.9653026099999999</c:v>
                </c:pt>
                <c:pt idx="1">
                  <c:v>0.73265389700000005</c:v>
                </c:pt>
                <c:pt idx="2">
                  <c:v>0.11843596100000001</c:v>
                </c:pt>
              </c:numCache>
            </c:numRef>
          </c:val>
          <c:extLst>
            <c:ext xmlns:c16="http://schemas.microsoft.com/office/drawing/2014/chart" uri="{C3380CC4-5D6E-409C-BE32-E72D297353CC}">
              <c16:uniqueId val="{00000002-035F-4792-B15A-54BB626D97A6}"/>
            </c:ext>
          </c:extLst>
        </c:ser>
        <c:ser>
          <c:idx val="3"/>
          <c:order val="3"/>
          <c:tx>
            <c:strRef>
              <c:f>'Figure 7 - Psych overall'!$E$4</c:f>
              <c:strCache>
                <c:ptCount val="1"/>
                <c:pt idx="0">
                  <c:v>2018</c:v>
                </c:pt>
              </c:strCache>
            </c:strRef>
          </c:tx>
          <c:spPr>
            <a:solidFill>
              <a:srgbClr val="BC2629"/>
            </a:solidFill>
            <a:ln>
              <a:noFill/>
            </a:ln>
            <a:effectLst/>
          </c:spPr>
          <c:invertIfNegative val="0"/>
          <c:cat>
            <c:strRef>
              <c:f>'Figure 7 - Psych overall'!$A$5:$A$7</c:f>
              <c:strCache>
                <c:ptCount val="3"/>
                <c:pt idx="0">
                  <c:v>Kenya</c:v>
                </c:pt>
                <c:pt idx="1">
                  <c:v>Uganda</c:v>
                </c:pt>
                <c:pt idx="2">
                  <c:v>Zambia</c:v>
                </c:pt>
              </c:strCache>
            </c:strRef>
          </c:cat>
          <c:val>
            <c:numRef>
              <c:f>'Figure 7 - Psych overall'!$E$5:$E$7</c:f>
              <c:numCache>
                <c:formatCode>General</c:formatCode>
                <c:ptCount val="3"/>
                <c:pt idx="0">
                  <c:v>4.6752349000000004</c:v>
                </c:pt>
                <c:pt idx="1">
                  <c:v>3.399820488</c:v>
                </c:pt>
                <c:pt idx="2">
                  <c:v>0.14061142200000001</c:v>
                </c:pt>
              </c:numCache>
            </c:numRef>
          </c:val>
          <c:extLst>
            <c:ext xmlns:c16="http://schemas.microsoft.com/office/drawing/2014/chart" uri="{C3380CC4-5D6E-409C-BE32-E72D297353CC}">
              <c16:uniqueId val="{00000003-035F-4792-B15A-54BB626D97A6}"/>
            </c:ext>
          </c:extLst>
        </c:ser>
        <c:ser>
          <c:idx val="4"/>
          <c:order val="4"/>
          <c:tx>
            <c:strRef>
              <c:f>'Figure 7 - Psych overall'!$F$4</c:f>
              <c:strCache>
                <c:ptCount val="1"/>
                <c:pt idx="0">
                  <c:v>2019</c:v>
                </c:pt>
              </c:strCache>
            </c:strRef>
          </c:tx>
          <c:spPr>
            <a:solidFill>
              <a:srgbClr val="F0826D"/>
            </a:solidFill>
            <a:ln>
              <a:noFill/>
            </a:ln>
            <a:effectLst/>
          </c:spPr>
          <c:invertIfNegative val="0"/>
          <c:cat>
            <c:strRef>
              <c:f>'Figure 7 - Psych overall'!$A$5:$A$7</c:f>
              <c:strCache>
                <c:ptCount val="3"/>
                <c:pt idx="0">
                  <c:v>Kenya</c:v>
                </c:pt>
                <c:pt idx="1">
                  <c:v>Uganda</c:v>
                </c:pt>
                <c:pt idx="2">
                  <c:v>Zambia</c:v>
                </c:pt>
              </c:strCache>
            </c:strRef>
          </c:cat>
          <c:val>
            <c:numRef>
              <c:f>'Figure 7 - Psych overall'!$F$5:$F$7</c:f>
              <c:numCache>
                <c:formatCode>General</c:formatCode>
                <c:ptCount val="3"/>
                <c:pt idx="0">
                  <c:v>2.6785063560000002</c:v>
                </c:pt>
                <c:pt idx="1">
                  <c:v>5.6334536699999997</c:v>
                </c:pt>
                <c:pt idx="2">
                  <c:v>0.46945020999999998</c:v>
                </c:pt>
              </c:numCache>
            </c:numRef>
          </c:val>
          <c:extLst>
            <c:ext xmlns:c16="http://schemas.microsoft.com/office/drawing/2014/chart" uri="{C3380CC4-5D6E-409C-BE32-E72D297353CC}">
              <c16:uniqueId val="{00000004-035F-4792-B15A-54BB626D97A6}"/>
            </c:ext>
          </c:extLst>
        </c:ser>
        <c:dLbls>
          <c:showLegendKey val="0"/>
          <c:showVal val="0"/>
          <c:showCatName val="0"/>
          <c:showSerName val="0"/>
          <c:showPercent val="0"/>
          <c:showBubbleSize val="0"/>
        </c:dLbls>
        <c:gapWidth val="219"/>
        <c:overlap val="-27"/>
        <c:axId val="986774831"/>
        <c:axId val="986775663"/>
      </c:barChart>
      <c:catAx>
        <c:axId val="986774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6775663"/>
        <c:crosses val="autoZero"/>
        <c:auto val="1"/>
        <c:lblAlgn val="ctr"/>
        <c:lblOffset val="100"/>
        <c:noMultiLvlLbl val="0"/>
      </c:catAx>
      <c:valAx>
        <c:axId val="986775663"/>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6774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'Figure 7 - Psych overall'!$A$22</c:f>
              <c:strCache>
                <c:ptCount val="1"/>
                <c:pt idx="0">
                  <c:v>Total</c:v>
                </c:pt>
              </c:strCache>
            </c:strRef>
          </c:tx>
          <c:spPr>
            <a:ln w="28575" cap="rnd">
              <a:solidFill>
                <a:schemeClr val="accent1"/>
              </a:solidFill>
              <a:round/>
            </a:ln>
            <a:effectLst/>
          </c:spPr>
          <c:marker>
            <c:symbol val="none"/>
          </c:marker>
          <c:cat>
            <c:numRef>
              <c:f>'Figure 7 - Psych overall'!$B$18:$F$18</c:f>
              <c:numCache>
                <c:formatCode>General</c:formatCode>
                <c:ptCount val="5"/>
                <c:pt idx="0">
                  <c:v>2015</c:v>
                </c:pt>
                <c:pt idx="1">
                  <c:v>2016</c:v>
                </c:pt>
                <c:pt idx="2">
                  <c:v>2017</c:v>
                </c:pt>
                <c:pt idx="3">
                  <c:v>2018</c:v>
                </c:pt>
                <c:pt idx="4">
                  <c:v>2019</c:v>
                </c:pt>
              </c:numCache>
            </c:numRef>
          </c:cat>
          <c:val>
            <c:numRef>
              <c:f>'Figure 7 - Psych overall'!$B$22:$F$22</c:f>
              <c:numCache>
                <c:formatCode>0.0%</c:formatCode>
                <c:ptCount val="5"/>
                <c:pt idx="0">
                  <c:v>1.5329330911200232E-2</c:v>
                </c:pt>
                <c:pt idx="1">
                  <c:v>2.0793341991128721E-2</c:v>
                </c:pt>
                <c:pt idx="2">
                  <c:v>1.3553219514909365E-2</c:v>
                </c:pt>
                <c:pt idx="3">
                  <c:v>4.0444920527571517E-2</c:v>
                </c:pt>
                <c:pt idx="4">
                  <c:v>3.4396700818984875E-2</c:v>
                </c:pt>
              </c:numCache>
            </c:numRef>
          </c:val>
          <c:smooth val="0"/>
          <c:extLst>
            <c:ext xmlns:c16="http://schemas.microsoft.com/office/drawing/2014/chart" uri="{C3380CC4-5D6E-409C-BE32-E72D297353CC}">
              <c16:uniqueId val="{00000000-2321-4ABA-A0FA-2523CDB156BF}"/>
            </c:ext>
          </c:extLst>
        </c:ser>
        <c:dLbls>
          <c:showLegendKey val="0"/>
          <c:showVal val="0"/>
          <c:showCatName val="0"/>
          <c:showSerName val="0"/>
          <c:showPercent val="0"/>
          <c:showBubbleSize val="0"/>
        </c:dLbls>
        <c:smooth val="0"/>
        <c:axId val="1225481008"/>
        <c:axId val="1241507728"/>
      </c:lineChart>
      <c:catAx>
        <c:axId val="1225481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507728"/>
        <c:crosses val="autoZero"/>
        <c:auto val="1"/>
        <c:lblAlgn val="ctr"/>
        <c:lblOffset val="100"/>
        <c:noMultiLvlLbl val="0"/>
      </c:catAx>
      <c:valAx>
        <c:axId val="12415077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4810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1636045494313"/>
          <c:y val="0.20327419654173601"/>
          <c:w val="0.81830193792147665"/>
          <c:h val="0.62965069620698155"/>
        </c:manualLayout>
      </c:layout>
      <c:barChart>
        <c:barDir val="col"/>
        <c:grouping val="stacked"/>
        <c:varyColors val="0"/>
        <c:ser>
          <c:idx val="0"/>
          <c:order val="0"/>
          <c:tx>
            <c:strRef>
              <c:f>'Figure 9 - Psych channels'!$J$4</c:f>
              <c:strCache>
                <c:ptCount val="1"/>
                <c:pt idx="0">
                  <c:v>International NGO</c:v>
                </c:pt>
              </c:strCache>
            </c:strRef>
          </c:tx>
          <c:spPr>
            <a:solidFill>
              <a:schemeClr val="accent1"/>
            </a:solidFill>
            <a:ln w="19050">
              <a:solidFill>
                <a:schemeClr val="lt1"/>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1C0A-4C79-8DAE-51AF0ED20196}"/>
                </c:ext>
              </c:extLst>
            </c:dLbl>
            <c:dLbl>
              <c:idx val="1"/>
              <c:delete val="1"/>
              <c:extLst>
                <c:ext xmlns:c15="http://schemas.microsoft.com/office/drawing/2012/chart" uri="{CE6537A1-D6FC-4f65-9D91-7224C49458BB}"/>
                <c:ext xmlns:c16="http://schemas.microsoft.com/office/drawing/2014/chart" uri="{C3380CC4-5D6E-409C-BE32-E72D297353CC}">
                  <c16:uniqueId val="{00000001-1C0A-4C79-8DAE-51AF0ED20196}"/>
                </c:ext>
              </c:extLst>
            </c:dLbl>
            <c:dLbl>
              <c:idx val="3"/>
              <c:delete val="1"/>
              <c:extLst>
                <c:ext xmlns:c15="http://schemas.microsoft.com/office/drawing/2012/chart" uri="{CE6537A1-D6FC-4f65-9D91-7224C49458BB}"/>
                <c:ext xmlns:c16="http://schemas.microsoft.com/office/drawing/2014/chart" uri="{C3380CC4-5D6E-409C-BE32-E72D297353CC}">
                  <c16:uniqueId val="{00000002-1C0A-4C79-8DAE-51AF0ED20196}"/>
                </c:ext>
              </c:extLst>
            </c:dLbl>
            <c:dLbl>
              <c:idx val="4"/>
              <c:delete val="1"/>
              <c:extLst>
                <c:ext xmlns:c15="http://schemas.microsoft.com/office/drawing/2012/chart" uri="{CE6537A1-D6FC-4f65-9D91-7224C49458BB}"/>
                <c:ext xmlns:c16="http://schemas.microsoft.com/office/drawing/2014/chart" uri="{C3380CC4-5D6E-409C-BE32-E72D297353CC}">
                  <c16:uniqueId val="{00000003-1C0A-4C79-8DAE-51AF0ED2019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channels'!$K$4:$O$4</c:f>
              <c:numCache>
                <c:formatCode>0.0%</c:formatCode>
                <c:ptCount val="5"/>
                <c:pt idx="0">
                  <c:v>0</c:v>
                </c:pt>
                <c:pt idx="1">
                  <c:v>4.6476672972534189E-2</c:v>
                </c:pt>
                <c:pt idx="2">
                  <c:v>0.19172583082475214</c:v>
                </c:pt>
                <c:pt idx="3">
                  <c:v>1.7228857086660488E-2</c:v>
                </c:pt>
                <c:pt idx="4">
                  <c:v>4.6009510078962985E-2</c:v>
                </c:pt>
              </c:numCache>
            </c:numRef>
          </c:val>
          <c:extLst>
            <c:ext xmlns:c16="http://schemas.microsoft.com/office/drawing/2014/chart" uri="{C3380CC4-5D6E-409C-BE32-E72D297353CC}">
              <c16:uniqueId val="{00000004-1C0A-4C79-8DAE-51AF0ED20196}"/>
            </c:ext>
          </c:extLst>
        </c:ser>
        <c:ser>
          <c:idx val="1"/>
          <c:order val="1"/>
          <c:tx>
            <c:strRef>
              <c:f>'Figure 9 - Psych channels'!$J$5</c:f>
              <c:strCache>
                <c:ptCount val="1"/>
                <c:pt idx="0">
                  <c:v>Donor-country-based NGO</c:v>
                </c:pt>
              </c:strCache>
            </c:strRef>
          </c:tx>
          <c:spPr>
            <a:solidFill>
              <a:schemeClr val="accent2"/>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channels'!$K$5:$O$5</c:f>
              <c:numCache>
                <c:formatCode>0.0%</c:formatCode>
                <c:ptCount val="5"/>
                <c:pt idx="0">
                  <c:v>1</c:v>
                </c:pt>
                <c:pt idx="1">
                  <c:v>0.87802692033710161</c:v>
                </c:pt>
                <c:pt idx="2">
                  <c:v>0.74991768556884397</c:v>
                </c:pt>
                <c:pt idx="3">
                  <c:v>0.9256638240892634</c:v>
                </c:pt>
                <c:pt idx="4">
                  <c:v>0.84014832558800812</c:v>
                </c:pt>
              </c:numCache>
            </c:numRef>
          </c:val>
          <c:extLst>
            <c:ext xmlns:c16="http://schemas.microsoft.com/office/drawing/2014/chart" uri="{C3380CC4-5D6E-409C-BE32-E72D297353CC}">
              <c16:uniqueId val="{00000005-1C0A-4C79-8DAE-51AF0ED20196}"/>
            </c:ext>
          </c:extLst>
        </c:ser>
        <c:ser>
          <c:idx val="2"/>
          <c:order val="2"/>
          <c:tx>
            <c:strRef>
              <c:f>'Figure 9 - Psych channels'!$J$6</c:f>
              <c:strCache>
                <c:ptCount val="1"/>
                <c:pt idx="0">
                  <c:v>Developing-country-based NGO</c:v>
                </c:pt>
              </c:strCache>
            </c:strRef>
          </c:tx>
          <c:spPr>
            <a:solidFill>
              <a:schemeClr val="accent3"/>
            </a:solidFill>
            <a:ln w="19050">
              <a:solidFill>
                <a:schemeClr val="lt1"/>
              </a:solidFill>
            </a:ln>
            <a:effectLst/>
          </c:spPr>
          <c:invertIfNegative val="0"/>
          <c:dLbls>
            <c:delete val="1"/>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channels'!$K$6:$O$6</c:f>
              <c:numCache>
                <c:formatCode>0.0%</c:formatCode>
                <c:ptCount val="5"/>
                <c:pt idx="0">
                  <c:v>0</c:v>
                </c:pt>
                <c:pt idx="1">
                  <c:v>0</c:v>
                </c:pt>
                <c:pt idx="2">
                  <c:v>1.2046633874970441E-2</c:v>
                </c:pt>
                <c:pt idx="3">
                  <c:v>4.5677731000736055E-3</c:v>
                </c:pt>
                <c:pt idx="4">
                  <c:v>1.291391850073322E-2</c:v>
                </c:pt>
              </c:numCache>
            </c:numRef>
          </c:val>
          <c:extLst>
            <c:ext xmlns:c16="http://schemas.microsoft.com/office/drawing/2014/chart" uri="{C3380CC4-5D6E-409C-BE32-E72D297353CC}">
              <c16:uniqueId val="{00000006-1C0A-4C79-8DAE-51AF0ED20196}"/>
            </c:ext>
          </c:extLst>
        </c:ser>
        <c:ser>
          <c:idx val="3"/>
          <c:order val="3"/>
          <c:tx>
            <c:strRef>
              <c:f>'Figure 9 - Psych channels'!$J$7</c:f>
              <c:strCache>
                <c:ptCount val="1"/>
                <c:pt idx="0">
                  <c:v>Other NGO</c:v>
                </c:pt>
              </c:strCache>
            </c:strRef>
          </c:tx>
          <c:spPr>
            <a:solidFill>
              <a:schemeClr val="accent4"/>
            </a:solidFill>
            <a:ln w="19050">
              <a:solidFill>
                <a:schemeClr val="lt1"/>
              </a:solidFill>
            </a:ln>
            <a:effectLst/>
          </c:spPr>
          <c:invertIfNegative val="0"/>
          <c:dLbls>
            <c:delete val="1"/>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channels'!$K$7:$O$7</c:f>
              <c:numCache>
                <c:formatCode>0.0%</c:formatCode>
                <c:ptCount val="5"/>
                <c:pt idx="0">
                  <c:v>0</c:v>
                </c:pt>
                <c:pt idx="1">
                  <c:v>0</c:v>
                </c:pt>
                <c:pt idx="2">
                  <c:v>0</c:v>
                </c:pt>
                <c:pt idx="3">
                  <c:v>0</c:v>
                </c:pt>
                <c:pt idx="4">
                  <c:v>3.64381179426191E-2</c:v>
                </c:pt>
              </c:numCache>
            </c:numRef>
          </c:val>
          <c:extLst>
            <c:ext xmlns:c16="http://schemas.microsoft.com/office/drawing/2014/chart" uri="{C3380CC4-5D6E-409C-BE32-E72D297353CC}">
              <c16:uniqueId val="{00000007-1C0A-4C79-8DAE-51AF0ED20196}"/>
            </c:ext>
          </c:extLst>
        </c:ser>
        <c:ser>
          <c:idx val="4"/>
          <c:order val="4"/>
          <c:tx>
            <c:strRef>
              <c:f>'Figure 9 - Psych channels'!$J$8</c:f>
              <c:strCache>
                <c:ptCount val="1"/>
                <c:pt idx="0">
                  <c:v>Donor government</c:v>
                </c:pt>
              </c:strCache>
            </c:strRef>
          </c:tx>
          <c:spPr>
            <a:solidFill>
              <a:schemeClr val="accent5"/>
            </a:solidFill>
            <a:ln w="19050">
              <a:solidFill>
                <a:schemeClr val="lt1"/>
              </a:solidFill>
            </a:ln>
            <a:effectLst/>
          </c:spPr>
          <c:invertIfNegative val="0"/>
          <c:dLbls>
            <c:delete val="1"/>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channels'!$K$8:$O$8</c:f>
              <c:numCache>
                <c:formatCode>0.0%</c:formatCode>
                <c:ptCount val="5"/>
                <c:pt idx="0">
                  <c:v>0</c:v>
                </c:pt>
                <c:pt idx="1">
                  <c:v>7.549640669036424E-2</c:v>
                </c:pt>
                <c:pt idx="2">
                  <c:v>4.6309849731433386E-2</c:v>
                </c:pt>
                <c:pt idx="3">
                  <c:v>5.2539545724002552E-2</c:v>
                </c:pt>
                <c:pt idx="4">
                  <c:v>6.3359134414814486E-2</c:v>
                </c:pt>
              </c:numCache>
            </c:numRef>
          </c:val>
          <c:extLst>
            <c:ext xmlns:c16="http://schemas.microsoft.com/office/drawing/2014/chart" uri="{C3380CC4-5D6E-409C-BE32-E72D297353CC}">
              <c16:uniqueId val="{00000008-1C0A-4C79-8DAE-51AF0ED20196}"/>
            </c:ext>
          </c:extLst>
        </c:ser>
        <c:ser>
          <c:idx val="5"/>
          <c:order val="5"/>
          <c:tx>
            <c:strRef>
              <c:f>'Figure 9 - Psych channels'!$J$9</c:f>
              <c:strCache>
                <c:ptCount val="1"/>
                <c:pt idx="0">
                  <c:v>Recipient government</c:v>
                </c:pt>
              </c:strCache>
            </c:strRef>
          </c:tx>
          <c:spPr>
            <a:solidFill>
              <a:schemeClr val="accent6"/>
            </a:solidFill>
            <a:ln w="19050">
              <a:solidFill>
                <a:schemeClr val="lt1"/>
              </a:solidFill>
            </a:ln>
            <a:effectLst/>
          </c:spPr>
          <c:invertIfNegative val="0"/>
          <c:dLbls>
            <c:delete val="1"/>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channels'!$K$9:$O$9</c:f>
              <c:numCache>
                <c:formatCode>0.0%</c:formatCode>
                <c:ptCount val="5"/>
                <c:pt idx="0">
                  <c:v>0</c:v>
                </c:pt>
                <c:pt idx="1">
                  <c:v>0</c:v>
                </c:pt>
                <c:pt idx="2">
                  <c:v>0</c:v>
                </c:pt>
                <c:pt idx="3">
                  <c:v>0</c:v>
                </c:pt>
                <c:pt idx="4">
                  <c:v>1.1309934748620284E-3</c:v>
                </c:pt>
              </c:numCache>
            </c:numRef>
          </c:val>
          <c:extLst>
            <c:ext xmlns:c16="http://schemas.microsoft.com/office/drawing/2014/chart" uri="{C3380CC4-5D6E-409C-BE32-E72D297353CC}">
              <c16:uniqueId val="{00000009-1C0A-4C79-8DAE-51AF0ED20196}"/>
            </c:ext>
          </c:extLst>
        </c:ser>
        <c:ser>
          <c:idx val="6"/>
          <c:order val="6"/>
          <c:tx>
            <c:strRef>
              <c:f>'Figure 9 - Psych channels'!$J$10</c:f>
              <c:strCache>
                <c:ptCount val="1"/>
                <c:pt idx="0">
                  <c:v>Other non-NGO channel</c:v>
                </c:pt>
              </c:strCache>
            </c:strRef>
          </c:tx>
          <c:spPr>
            <a:solidFill>
              <a:schemeClr val="accent1">
                <a:lumMod val="60000"/>
              </a:schemeClr>
            </a:solidFill>
            <a:ln w="19050">
              <a:solidFill>
                <a:schemeClr val="lt1"/>
              </a:solidFill>
            </a:ln>
            <a:effectLst/>
          </c:spPr>
          <c:invertIfNegative val="0"/>
          <c:dLbls>
            <c:delete val="1"/>
          </c:dLbls>
          <c:cat>
            <c:numRef>
              <c:f>'Figure 9 - Psych channels'!$K$3:$O$3</c:f>
              <c:numCache>
                <c:formatCode>General</c:formatCode>
                <c:ptCount val="5"/>
                <c:pt idx="0">
                  <c:v>2015</c:v>
                </c:pt>
                <c:pt idx="1">
                  <c:v>2016</c:v>
                </c:pt>
                <c:pt idx="2">
                  <c:v>2017</c:v>
                </c:pt>
                <c:pt idx="3">
                  <c:v>2018</c:v>
                </c:pt>
                <c:pt idx="4">
                  <c:v>2019</c:v>
                </c:pt>
              </c:numCache>
            </c:numRef>
          </c:cat>
          <c:val>
            <c:numRef>
              <c:f>'Figure 9 - Psych channels'!$K$10:$O$10</c:f>
              <c:numCache>
                <c:formatCode>0.0%</c:formatCode>
                <c:ptCount val="5"/>
                <c:pt idx="0">
                  <c:v>0</c:v>
                </c:pt>
                <c:pt idx="1">
                  <c:v>0</c:v>
                </c:pt>
                <c:pt idx="2">
                  <c:v>0</c:v>
                </c:pt>
                <c:pt idx="3">
                  <c:v>0</c:v>
                </c:pt>
                <c:pt idx="4">
                  <c:v>0</c:v>
                </c:pt>
              </c:numCache>
            </c:numRef>
          </c:val>
          <c:extLst>
            <c:ext xmlns:c16="http://schemas.microsoft.com/office/drawing/2014/chart" uri="{C3380CC4-5D6E-409C-BE32-E72D297353CC}">
              <c16:uniqueId val="{0000000A-1C0A-4C79-8DAE-51AF0ED20196}"/>
            </c:ext>
          </c:extLst>
        </c:ser>
        <c:dLbls>
          <c:dLblPos val="ctr"/>
          <c:showLegendKey val="0"/>
          <c:showVal val="1"/>
          <c:showCatName val="0"/>
          <c:showSerName val="0"/>
          <c:showPercent val="0"/>
          <c:showBubbleSize val="0"/>
        </c:dLbls>
        <c:gapWidth val="100"/>
        <c:overlap val="100"/>
        <c:axId val="115061375"/>
        <c:axId val="115062207"/>
      </c:barChart>
      <c:catAx>
        <c:axId val="1150613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2207"/>
        <c:crosses val="autoZero"/>
        <c:auto val="1"/>
        <c:lblAlgn val="ctr"/>
        <c:lblOffset val="100"/>
        <c:noMultiLvlLbl val="0"/>
      </c:catAx>
      <c:valAx>
        <c:axId val="11506220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61375"/>
        <c:crosses val="autoZero"/>
        <c:crossBetween val="between"/>
      </c:valAx>
      <c:spPr>
        <a:noFill/>
        <a:ln>
          <a:noFill/>
        </a:ln>
        <a:effectLst/>
      </c:spPr>
    </c:plotArea>
    <c:legend>
      <c:legendPos val="t"/>
      <c:layout>
        <c:manualLayout>
          <c:xMode val="edge"/>
          <c:yMode val="edge"/>
          <c:x val="1.5342255000122103E-2"/>
          <c:y val="2.4132726193635674E-2"/>
          <c:w val="0.98039198584999454"/>
          <c:h val="0.1206655311828392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I red monochrome colour theme">
  <a:themeElements>
    <a:clrScheme name="DI_Theme 1">
      <a:dk1>
        <a:sysClr val="windowText" lastClr="000000"/>
      </a:dk1>
      <a:lt1>
        <a:sysClr val="window" lastClr="FFFFFF"/>
      </a:lt1>
      <a:dk2>
        <a:srgbClr val="E8443A"/>
      </a:dk2>
      <a:lt2>
        <a:srgbClr val="453F43"/>
      </a:lt2>
      <a:accent1>
        <a:srgbClr val="E8443A"/>
      </a:accent1>
      <a:accent2>
        <a:srgbClr val="F8C1B3"/>
      </a:accent2>
      <a:accent3>
        <a:srgbClr val="F0836E"/>
      </a:accent3>
      <a:accent4>
        <a:srgbClr val="BD2729"/>
      </a:accent4>
      <a:accent5>
        <a:srgbClr val="8F1C14"/>
      </a:accent5>
      <a:accent6>
        <a:srgbClr val="6B656A"/>
      </a:accent6>
      <a:hlink>
        <a:srgbClr val="E8443A"/>
      </a:hlink>
      <a:folHlink>
        <a:srgbClr val="6B656A"/>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99E07-A8C4-407D-A2EF-1301CB875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template</Template>
  <TotalTime>1</TotalTime>
  <Pages>14</Pages>
  <Words>2541</Words>
  <Characters>14486</Characters>
  <Application>Microsoft Office Word</Application>
  <DocSecurity>0</DocSecurity>
  <Lines>120</Lines>
  <Paragraphs>33</Paragraphs>
  <ScaleCrop>false</ScaleCrop>
  <Company/>
  <LinksUpToDate>false</LinksUpToDate>
  <CharactersWithSpaces>16994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eastoneo</dc:creator>
  <cp:keywords/>
  <dc:description/>
  <cp:lastModifiedBy>Dean Breed</cp:lastModifiedBy>
  <cp:revision>2</cp:revision>
  <dcterms:created xsi:type="dcterms:W3CDTF">2021-03-17T09:26:00Z</dcterms:created>
  <dcterms:modified xsi:type="dcterms:W3CDTF">2021-03-17T09:26:00Z</dcterms:modified>
</cp:coreProperties>
</file>